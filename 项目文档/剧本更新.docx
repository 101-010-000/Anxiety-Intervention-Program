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D0A7F">
      <w:pPr>
        <w:pStyle w:val="2"/>
        <w:bidi w:val="0"/>
        <w:rPr>
          <w:ins w:id="0" w:author="永夜城." w:date="2026-09-25T21:01:16Z"/>
          <w:rFonts w:hint="default"/>
          <w:sz w:val="24"/>
          <w:szCs w:val="24"/>
          <w:lang w:val="en-US" w:eastAsia="zh-CN"/>
        </w:rPr>
      </w:pPr>
      <w:ins w:id="1" w:author="永夜城." w:date="2026-09-25T21:01:18Z">
        <w:r>
          <w:rPr>
            <w:rFonts w:hint="eastAsia"/>
            <w:sz w:val="24"/>
            <w:szCs w:val="24"/>
            <w:lang w:val="en-US" w:eastAsia="zh-CN"/>
          </w:rPr>
          <w:t>请注意</w:t>
        </w:r>
      </w:ins>
      <w:ins w:id="2" w:author="永夜城." w:date="2026-09-25T21:01:19Z">
        <w:r>
          <w:rPr>
            <w:rFonts w:hint="eastAsia"/>
            <w:sz w:val="24"/>
            <w:szCs w:val="24"/>
            <w:lang w:val="en-US" w:eastAsia="zh-CN"/>
          </w:rPr>
          <w:t>右侧</w:t>
        </w:r>
      </w:ins>
      <w:ins w:id="3" w:author="永夜城." w:date="2026-09-25T21:01:27Z">
        <w:r>
          <w:rPr>
            <w:rFonts w:hint="eastAsia"/>
            <w:sz w:val="24"/>
            <w:szCs w:val="24"/>
            <w:lang w:val="en-US" w:eastAsia="zh-CN"/>
          </w:rPr>
          <w:t>提示的</w:t>
        </w:r>
      </w:ins>
      <w:ins w:id="4" w:author="永夜城." w:date="2026-09-25T21:01:21Z">
        <w:r>
          <w:rPr>
            <w:rFonts w:hint="eastAsia"/>
            <w:sz w:val="24"/>
            <w:szCs w:val="24"/>
            <w:lang w:val="en-US" w:eastAsia="zh-CN"/>
          </w:rPr>
          <w:t>删除</w:t>
        </w:r>
      </w:ins>
      <w:ins w:id="5" w:author="永夜城." w:date="2026-09-25T21:01:22Z">
        <w:r>
          <w:rPr>
            <w:rFonts w:hint="eastAsia"/>
            <w:sz w:val="24"/>
            <w:szCs w:val="24"/>
            <w:lang w:val="en-US" w:eastAsia="zh-CN"/>
          </w:rPr>
          <w:t>部分。</w:t>
        </w:r>
      </w:ins>
    </w:p>
    <w:p w14:paraId="35609C6C">
      <w:pPr>
        <w:pStyle w:val="2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第一章</w:t>
      </w:r>
    </w:p>
    <w:p w14:paraId="7842B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下午的专业课刚刚下课，窸窸窣窣起立的声音此起彼伏，闲聊不断。</w:t>
      </w:r>
    </w:p>
    <w:p w14:paraId="6C189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教室里的同学陆续收拾书包离开，热闹又嘈杂。</w:t>
      </w:r>
    </w:p>
    <w:p w14:paraId="5F6B9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徐夏坐在教室的第三排，思绪翻飞，没有注意到周围的动静。</w:t>
      </w:r>
    </w:p>
    <w:p w14:paraId="292A9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就在上一个课间，刚成立的小组对作业的分工进行了初步讨论。</w:t>
      </w:r>
    </w:p>
    <w:p w14:paraId="21B3A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根据讨论的结果，这汇报演讲的任务——看来要落在徐夏头上了。</w:t>
      </w:r>
    </w:p>
    <w:p w14:paraId="1BB33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另外几位同学在汇报上都含糊其辞，选起其他任务时却很积极。</w:t>
      </w:r>
    </w:p>
    <w:p w14:paraId="2534C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徐夏感到一阵心烦意乱。</w:t>
      </w:r>
    </w:p>
    <w:p w14:paraId="6A788E51">
      <w:pPr>
        <w:rPr>
          <w:ins w:id="6" w:author="永夜城." w:date="2026-09-25T20:56:44Z"/>
          <w:rFonts w:hint="eastAsia"/>
          <w:lang w:val="en-US" w:eastAsia="zh-CN"/>
        </w:rPr>
      </w:pPr>
      <w:del w:id="7" w:author="永夜城." w:date="2026-09-25T21:01:11Z">
        <w:r>
          <w:rPr>
            <w:rFonts w:hint="default"/>
            <w:lang w:val="en-US" w:eastAsia="zh-CN"/>
          </w:rPr>
          <w:delText>也没注意到组长拿着手机走了过来。</w:delText>
        </w:r>
      </w:del>
      <w:ins w:id="8" w:author="永夜城." w:date="2026-09-25T20:20:28Z">
        <w:r>
          <w:rPr>
            <w:rFonts w:hint="eastAsia"/>
            <w:lang w:val="en-US" w:eastAsia="zh-CN"/>
          </w:rPr>
          <w:t>还想好好地去找组长挣扎一下...</w:t>
        </w:r>
      </w:ins>
      <w:ins w:id="9" w:author="永夜城." w:date="2026-09-25T20:20:33Z">
        <w:r>
          <w:rPr>
            <w:rFonts w:hint="eastAsia"/>
            <w:lang w:val="en-US" w:eastAsia="zh-CN"/>
          </w:rPr>
          <w:t>...</w:t>
        </w:r>
      </w:ins>
    </w:p>
    <w:p w14:paraId="3472776A">
      <w:pPr>
        <w:rPr>
          <w:ins w:id="10" w:author="永夜城." w:date="2026-09-25T20:21:15Z"/>
          <w:rFonts w:hint="eastAsia"/>
          <w:lang w:val="en-US" w:eastAsia="zh-CN"/>
        </w:rPr>
      </w:pPr>
      <w:ins w:id="11" w:author="永夜城." w:date="2026-09-25T20:56:45Z">
        <w:r>
          <w:rPr>
            <w:rFonts w:hint="eastAsia"/>
            <w:lang w:val="en-US" w:eastAsia="zh-CN"/>
          </w:rPr>
          <w:t>（</w:t>
        </w:r>
      </w:ins>
      <w:ins w:id="12" w:author="永夜城." w:date="2026-09-25T20:56:46Z">
        <w:r>
          <w:rPr>
            <w:rFonts w:hint="eastAsia"/>
            <w:lang w:val="en-US" w:eastAsia="zh-CN"/>
          </w:rPr>
          <w:t>插入</w:t>
        </w:r>
      </w:ins>
      <w:ins w:id="13" w:author="永夜城." w:date="2026-09-25T20:56:49Z">
        <w:r>
          <w:rPr>
            <w:rFonts w:hint="eastAsia"/>
            <w:lang w:val="en-US" w:eastAsia="zh-CN"/>
          </w:rPr>
          <w:t>玩家</w:t>
        </w:r>
      </w:ins>
      <w:ins w:id="14" w:author="永夜城." w:date="2026-09-25T20:56:50Z">
        <w:r>
          <w:rPr>
            <w:rFonts w:hint="eastAsia"/>
            <w:lang w:val="en-US" w:eastAsia="zh-CN"/>
          </w:rPr>
          <w:t>行动</w:t>
        </w:r>
      </w:ins>
      <w:ins w:id="15" w:author="永夜城." w:date="2026-09-25T20:56:45Z">
        <w:r>
          <w:rPr>
            <w:rFonts w:hint="eastAsia"/>
            <w:lang w:val="en-US" w:eastAsia="zh-CN"/>
          </w:rPr>
          <w:t>）</w:t>
        </w:r>
      </w:ins>
    </w:p>
    <w:p w14:paraId="66CFE348">
      <w:pPr>
        <w:rPr>
          <w:rFonts w:hint="default"/>
          <w:lang w:val="en-US" w:eastAsia="zh-CN"/>
        </w:rPr>
      </w:pPr>
      <w:ins w:id="16" w:author="永夜城." w:date="2026-09-25T20:21:20Z">
        <w:r>
          <w:rPr>
            <w:rFonts w:hint="eastAsia"/>
            <w:lang w:val="en-US" w:eastAsia="zh-CN"/>
          </w:rPr>
          <w:t>【</w:t>
        </w:r>
      </w:ins>
      <w:ins w:id="17" w:author="永夜城." w:date="2026-09-25T20:21:24Z">
        <w:r>
          <w:rPr>
            <w:rFonts w:hint="eastAsia"/>
            <w:lang w:val="en-US" w:eastAsia="zh-CN"/>
          </w:rPr>
          <w:t>组长</w:t>
        </w:r>
      </w:ins>
      <w:ins w:id="18" w:author="永夜城." w:date="2026-09-25T20:21:20Z">
        <w:r>
          <w:rPr>
            <w:rFonts w:hint="eastAsia"/>
            <w:lang w:val="en-US" w:eastAsia="zh-CN"/>
          </w:rPr>
          <w:t>】</w:t>
        </w:r>
      </w:ins>
      <w:ins w:id="19" w:author="永夜城." w:date="2026-09-25T20:21:27Z">
        <w:r>
          <w:rPr>
            <w:rFonts w:hint="eastAsia"/>
            <w:lang w:val="en-US" w:eastAsia="zh-CN"/>
          </w:rPr>
          <w:t>怎么了</w:t>
        </w:r>
      </w:ins>
      <w:ins w:id="20" w:author="永夜城." w:date="2026-09-25T20:21:28Z">
        <w:r>
          <w:rPr>
            <w:rFonts w:hint="eastAsia"/>
            <w:lang w:val="en-US" w:eastAsia="zh-CN"/>
          </w:rPr>
          <w:t>？</w:t>
        </w:r>
      </w:ins>
      <w:ins w:id="21" w:author="永夜城." w:date="2026-09-25T20:21:29Z">
        <w:r>
          <w:rPr>
            <w:rFonts w:hint="eastAsia"/>
            <w:lang w:val="en-US" w:eastAsia="zh-CN"/>
          </w:rPr>
          <w:t>啊..</w:t>
        </w:r>
      </w:ins>
      <w:ins w:id="22" w:author="永夜城." w:date="2026-09-25T20:21:30Z">
        <w:r>
          <w:rPr>
            <w:rFonts w:hint="eastAsia"/>
            <w:lang w:val="en-US" w:eastAsia="zh-CN"/>
          </w:rPr>
          <w:t>....</w:t>
        </w:r>
      </w:ins>
      <w:ins w:id="23" w:author="永夜城." w:date="2026-09-25T20:21:57Z">
        <w:r>
          <w:rPr>
            <w:rFonts w:hint="eastAsia"/>
            <w:lang w:val="en-US" w:eastAsia="zh-CN"/>
          </w:rPr>
          <w:t>刚刚</w:t>
        </w:r>
      </w:ins>
      <w:ins w:id="24" w:author="永夜城." w:date="2026-09-25T20:21:58Z">
        <w:r>
          <w:rPr>
            <w:rFonts w:hint="eastAsia"/>
            <w:lang w:val="en-US" w:eastAsia="zh-CN"/>
          </w:rPr>
          <w:t>确实</w:t>
        </w:r>
      </w:ins>
      <w:ins w:id="25" w:author="永夜城." w:date="2026-09-25T20:22:01Z">
        <w:r>
          <w:rPr>
            <w:rFonts w:hint="eastAsia"/>
            <w:lang w:val="en-US" w:eastAsia="zh-CN"/>
          </w:rPr>
          <w:t>没讨论</w:t>
        </w:r>
      </w:ins>
      <w:ins w:id="26" w:author="永夜城." w:date="2026-09-25T20:22:02Z">
        <w:r>
          <w:rPr>
            <w:rFonts w:hint="eastAsia"/>
            <w:lang w:val="en-US" w:eastAsia="zh-CN"/>
          </w:rPr>
          <w:t>完</w:t>
        </w:r>
      </w:ins>
      <w:ins w:id="27" w:author="永夜城." w:date="2026-09-25T20:22:04Z">
        <w:r>
          <w:rPr>
            <w:rFonts w:hint="eastAsia"/>
            <w:lang w:val="en-US" w:eastAsia="zh-CN"/>
          </w:rPr>
          <w:t>。</w:t>
        </w:r>
      </w:ins>
    </w:p>
    <w:p w14:paraId="62D342C7">
      <w:pPr>
        <w:rPr>
          <w:ins w:id="28" w:author="永夜城." w:date="2026-09-25T20:56:55Z"/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</w:t>
      </w:r>
      <w:del w:id="29" w:author="永夜城." w:date="2026-09-25T21:00:56Z">
        <w:r>
          <w:rPr>
            <w:rFonts w:hint="default"/>
            <w:lang w:val="en-US" w:eastAsia="zh-CN"/>
          </w:rPr>
          <w:delText>干嘛呢？等你呢，</w:delText>
        </w:r>
      </w:del>
      <w:r>
        <w:rPr>
          <w:rFonts w:hint="default"/>
          <w:lang w:val="en-US" w:eastAsia="zh-CN"/>
        </w:rPr>
        <w:t>咱们小组作业得确定定下来每个人的任务，还得商量一下ddl的时间。</w:t>
      </w:r>
    </w:p>
    <w:p w14:paraId="7A215B63">
      <w:pPr>
        <w:rPr>
          <w:rFonts w:hint="default"/>
          <w:lang w:val="en-US" w:eastAsia="zh-CN"/>
        </w:rPr>
      </w:pPr>
      <w:ins w:id="30" w:author="永夜城." w:date="2026-09-25T20:57:14Z">
        <w:r>
          <w:rPr>
            <w:rFonts w:hint="eastAsia"/>
            <w:lang w:val="en-US" w:eastAsia="zh-CN"/>
          </w:rPr>
          <w:t>组长</w:t>
        </w:r>
      </w:ins>
      <w:ins w:id="31" w:author="永夜城." w:date="2026-09-25T20:56:56Z">
        <w:r>
          <w:rPr>
            <w:rFonts w:hint="eastAsia"/>
            <w:lang w:val="en-US" w:eastAsia="zh-CN"/>
          </w:rPr>
          <w:t>没有注意到</w:t>
        </w:r>
      </w:ins>
      <w:ins w:id="32" w:author="永夜城." w:date="2026-09-25T20:57:07Z">
        <w:r>
          <w:rPr>
            <w:rFonts w:hint="eastAsia"/>
            <w:lang w:val="en-US" w:eastAsia="zh-CN"/>
          </w:rPr>
          <w:t>自己</w:t>
        </w:r>
      </w:ins>
      <w:ins w:id="33" w:author="永夜城." w:date="2026-09-25T20:56:56Z">
        <w:r>
          <w:rPr>
            <w:rFonts w:hint="eastAsia"/>
            <w:lang w:val="en-US" w:eastAsia="zh-CN"/>
          </w:rPr>
          <w:t>的纠结</w:t>
        </w:r>
      </w:ins>
      <w:ins w:id="34" w:author="永夜城." w:date="2026-09-25T20:57:03Z">
        <w:r>
          <w:rPr>
            <w:rFonts w:hint="eastAsia"/>
            <w:lang w:val="en-US" w:eastAsia="zh-CN"/>
          </w:rPr>
          <w:t>....</w:t>
        </w:r>
      </w:ins>
      <w:ins w:id="35" w:author="永夜城." w:date="2026-09-25T20:57:04Z">
        <w:r>
          <w:rPr>
            <w:rFonts w:hint="eastAsia"/>
            <w:lang w:val="en-US" w:eastAsia="zh-CN"/>
          </w:rPr>
          <w:t>..</w:t>
        </w:r>
      </w:ins>
    </w:p>
    <w:p w14:paraId="2631D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他轻轻拍了下徐夏的胳膊，打断了她的发愣。</w:t>
      </w:r>
    </w:p>
    <w:p w14:paraId="5CD43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徐夏猛地回了神，抬头看向组长，脸上还带着没缓过来的恍惚。</w:t>
      </w:r>
    </w:p>
    <w:p w14:paraId="7BCAC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【徐夏】啊？哦，好，麻烦组长了</w:t>
      </w:r>
    </w:p>
    <w:p w14:paraId="5C978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组长笑着摆了摆手，把手机递到徐夏眼前，屏幕上清晰地显示着小组分工的明细。</w:t>
      </w:r>
    </w:p>
    <w:p w14:paraId="35595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【组长】应该的事，还有，我刚刚把分工明确了一下。</w:t>
      </w:r>
    </w:p>
    <w:p w14:paraId="7B89D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【组长】我和另外两个同学负责找资料、做PPT，汇报环节就交给你了，可以吗？</w:t>
      </w:r>
    </w:p>
    <w:p w14:paraId="32E53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徐夏吸了一口气，发出嘶的声音。</w:t>
      </w:r>
    </w:p>
    <w:p w14:paraId="63AD1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她下意识摇了摇头，刚摇到一半又赶紧停下，手指不自觉地攥紧，神色瞬间慌张起来。</w:t>
      </w:r>
    </w:p>
    <w:p w14:paraId="45064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【徐夏】我、真要我来？不行啊，我口才不好，我……</w:t>
      </w:r>
    </w:p>
    <w:p w14:paraId="05391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真是越说越慌……</w:t>
      </w:r>
    </w:p>
    <w:p w14:paraId="03FBE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等她意识到的时候，手指已经捏了起来，眼神来回闪躲。</w:t>
      </w:r>
    </w:p>
    <w:p w14:paraId="412F1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【徐夏】脑袋里糟糕的想象太多了……</w:t>
      </w:r>
    </w:p>
    <w:p w14:paraId="1B657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出糗的，丢脸的，没有做好的，也许会被嘲笑的，会反复出现在记忆里的……</w:t>
      </w:r>
    </w:p>
    <w:p w14:paraId="4771C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她犹豫了一下，还是开口问了。</w:t>
      </w:r>
    </w:p>
    <w:p w14:paraId="20389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【徐夏】我一上台就紧张，万一没讲好怎么办？到时候肯定就搞砸了</w:t>
      </w:r>
    </w:p>
    <w:p w14:paraId="2A65A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组长有些惊讶地看着她慌张的样子，伸手拍了拍她的肩膀。</w:t>
      </w:r>
    </w:p>
    <w:p w14:paraId="2BBD5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【组长】你原来是在担心这个？嗐！谁汇报不紧张啊？你平时做作业那么细致，肯定没问题的</w:t>
      </w:r>
    </w:p>
    <w:p w14:paraId="7B92B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【组长】而且咱们是小组合作，有什么问题，大家一起改，不用你一个人负责</w:t>
      </w:r>
    </w:p>
    <w:p w14:paraId="0344E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徐夏的嘴唇抿了抿。</w:t>
      </w:r>
    </w:p>
    <w:p w14:paraId="48C30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【徐夏】可是……</w:t>
      </w:r>
    </w:p>
    <w:p w14:paraId="4E0A2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她想说自己还是不行，话到嘴边又咽了回去，只剩下满心的纠结和不安。</w:t>
      </w:r>
    </w:p>
    <w:p w14:paraId="4C8E1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组长没等她把话说完就打断了，又或者是猜到了她想说什么。</w:t>
      </w:r>
    </w:p>
    <w:p w14:paraId="3A906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【组长】那你要和别人换一下吗？</w:t>
      </w:r>
    </w:p>
    <w:p w14:paraId="485B2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【徐夏】呃...</w:t>
      </w:r>
    </w:p>
    <w:p w14:paraId="2CBA0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找谁换都不太好吧。</w:t>
      </w:r>
    </w:p>
    <w:p w14:paraId="00CF6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【组长】其实大家也是相信你肯定可以的，我这么觉得。</w:t>
      </w:r>
    </w:p>
    <w:p w14:paraId="77840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【组长】可以就这么定吗？</w:t>
      </w:r>
    </w:p>
    <w:p w14:paraId="3CF5E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徐夏点了点头。</w:t>
      </w:r>
    </w:p>
    <w:p w14:paraId="568D4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我有拒绝的余地吗？</w:t>
      </w:r>
    </w:p>
    <w:p w14:paraId="24C06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【组长】好，那后天晚上7点咱们开个线上小会，看一下目前进展，你有时间吗？</w:t>
      </w:r>
    </w:p>
    <w:p w14:paraId="00AC6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【徐夏】有……</w:t>
      </w:r>
    </w:p>
    <w:p w14:paraId="2161D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【组长】okok，那就到时候再说了！</w:t>
      </w:r>
    </w:p>
    <w:p w14:paraId="4A830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组长说完转身就走了，干脆利落。</w:t>
      </w:r>
    </w:p>
    <w:p w14:paraId="6DC02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只剩徐夏一个人坐在座位上，眉头紧紧拧成一团，满脸愁容。</w:t>
      </w:r>
    </w:p>
    <w:p w14:paraId="605E3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完了完了，怎么就让我汇报啊，肯定要搞砸的……</w:t>
      </w:r>
    </w:p>
    <w:p w14:paraId="1A4B8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徐夏脑子里乱糟糟的，一时间汇报时忘词、被组员指责的画面一拥而上。</w:t>
      </w:r>
    </w:p>
    <w:p w14:paraId="205FE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她的手心慢慢冒出冷汗，心里越来越慌乱。</w:t>
      </w:r>
    </w:p>
    <w:p w14:paraId="54606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好想推掉……</w:t>
      </w:r>
    </w:p>
    <w:p w14:paraId="2D74D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她想找组长推脱，可又怕被觉得多事，以后万一小组作业没人愿意和她一组了该怎么办？</w:t>
      </w:r>
    </w:p>
    <w:p w14:paraId="481C8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思来想去，只能硬生生把话憋在心里。</w:t>
      </w:r>
    </w:p>
    <w:p w14:paraId="269EB8BC">
      <w:pPr>
        <w:rPr>
          <w:rFonts w:hint="default"/>
          <w:lang w:val="en-US" w:eastAsia="zh-CN"/>
        </w:rPr>
      </w:pPr>
    </w:p>
    <w:p w14:paraId="10264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请帮徐夏完成自我视角焦虑记录。徐夏实际害怕的是：</w:t>
      </w:r>
    </w:p>
    <w:p w14:paraId="27BB0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怕汇报差了</w:t>
      </w:r>
    </w:p>
    <w:p w14:paraId="31D12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当我担心小组汇报搞砸时，我会反复预演出错场景，纠结却不敢行动，手心冒汗不敢抬头，这种感受像被人盯着挑错，浑身不自在</w:t>
      </w:r>
    </w:p>
    <w:p w14:paraId="2E36D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……我真正害怕的是被否定、成为众矢之的。</w:t>
      </w:r>
    </w:p>
    <w:p w14:paraId="6A08F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怕独自承担错误和后果</w:t>
      </w:r>
    </w:p>
    <w:p w14:paraId="5E774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当我担心小组作业所有后果都要我独自承担时，我会踌躇、不敢行动，这种感受像独自扛着千斤重担，让我感觉很不安，没有依靠。</w:t>
      </w:r>
    </w:p>
    <w:p w14:paraId="56F54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……我真正害怕的是无人分担、所有压力都压在自己身上。</w:t>
      </w:r>
    </w:p>
    <w:p w14:paraId="060E56D5">
      <w:pPr>
        <w:rPr>
          <w:rFonts w:hint="default"/>
          <w:lang w:val="en-US" w:eastAsia="zh-CN"/>
        </w:rPr>
      </w:pPr>
    </w:p>
    <w:p w14:paraId="56DC75CE">
      <w:pPr>
        <w:rPr>
          <w:ins w:id="36" w:author="永夜城." w:date="2026-09-25T20:58:18Z"/>
          <w:rFonts w:hint="eastAsia"/>
          <w:lang w:val="en-US" w:eastAsia="zh-CN"/>
        </w:rPr>
      </w:pPr>
      <w:r>
        <w:rPr>
          <w:rFonts w:hint="default"/>
          <w:lang w:val="en-US" w:eastAsia="zh-CN"/>
        </w:rPr>
        <w:t>徐夏坐直身子，拿起手机来回滑动屏幕</w:t>
      </w:r>
      <w:ins w:id="37" w:author="永夜城." w:date="2026-09-25T20:58:17Z">
        <w:r>
          <w:rPr>
            <w:rFonts w:hint="eastAsia"/>
            <w:lang w:val="en-US" w:eastAsia="zh-CN"/>
          </w:rPr>
          <w:t>。</w:t>
        </w:r>
      </w:ins>
    </w:p>
    <w:p w14:paraId="2876A803">
      <w:pPr>
        <w:rPr>
          <w:ins w:id="38" w:author="永夜城." w:date="2026-09-25T20:58:18Z"/>
          <w:rFonts w:hint="eastAsia"/>
          <w:lang w:val="en-US" w:eastAsia="zh-CN"/>
        </w:rPr>
      </w:pPr>
      <w:ins w:id="39" w:author="永夜城." w:date="2026-09-25T20:58:19Z">
        <w:r>
          <w:rPr>
            <w:rFonts w:hint="eastAsia"/>
            <w:lang w:val="en-US" w:eastAsia="zh-CN"/>
          </w:rPr>
          <w:t>（</w:t>
        </w:r>
      </w:ins>
      <w:ins w:id="40" w:author="永夜城." w:date="2026-09-25T20:58:20Z">
        <w:r>
          <w:rPr>
            <w:rFonts w:hint="eastAsia"/>
            <w:lang w:val="en-US" w:eastAsia="zh-CN"/>
          </w:rPr>
          <w:t>如果</w:t>
        </w:r>
      </w:ins>
      <w:ins w:id="41" w:author="永夜城." w:date="2026-09-25T20:58:21Z">
        <w:r>
          <w:rPr>
            <w:rFonts w:hint="eastAsia"/>
            <w:lang w:val="en-US" w:eastAsia="zh-CN"/>
          </w:rPr>
          <w:t>此处</w:t>
        </w:r>
      </w:ins>
      <w:ins w:id="42" w:author="永夜城." w:date="2026-09-25T22:25:57Z">
        <w:r>
          <w:rPr>
            <w:rFonts w:hint="eastAsia"/>
            <w:lang w:val="en-US" w:eastAsia="zh-CN"/>
          </w:rPr>
          <w:t>预计</w:t>
        </w:r>
      </w:ins>
      <w:ins w:id="43" w:author="永夜城." w:date="2026-09-25T20:58:21Z">
        <w:r>
          <w:rPr>
            <w:rFonts w:hint="eastAsia"/>
            <w:lang w:val="en-US" w:eastAsia="zh-CN"/>
          </w:rPr>
          <w:t>插入</w:t>
        </w:r>
      </w:ins>
      <w:ins w:id="44" w:author="永夜城." w:date="2026-09-25T20:58:23Z">
        <w:r>
          <w:rPr>
            <w:rFonts w:hint="eastAsia"/>
            <w:lang w:val="en-US" w:eastAsia="zh-CN"/>
          </w:rPr>
          <w:t>玩家行为，</w:t>
        </w:r>
      </w:ins>
      <w:ins w:id="45" w:author="永夜城." w:date="2026-09-25T20:58:25Z">
        <w:r>
          <w:rPr>
            <w:rFonts w:hint="eastAsia"/>
            <w:lang w:val="en-US" w:eastAsia="zh-CN"/>
          </w:rPr>
          <w:t>请</w:t>
        </w:r>
      </w:ins>
      <w:ins w:id="46" w:author="永夜城." w:date="2026-09-25T20:58:26Z">
        <w:r>
          <w:rPr>
            <w:rFonts w:hint="eastAsia"/>
            <w:lang w:val="en-US" w:eastAsia="zh-CN"/>
          </w:rPr>
          <w:t>在此</w:t>
        </w:r>
      </w:ins>
      <w:ins w:id="47" w:author="永夜城." w:date="2026-09-25T21:21:14Z">
        <w:r>
          <w:rPr>
            <w:rFonts w:hint="eastAsia"/>
            <w:lang w:val="en-US" w:eastAsia="zh-CN"/>
          </w:rPr>
          <w:t>插入</w:t>
        </w:r>
      </w:ins>
      <w:ins w:id="48" w:author="永夜城." w:date="2026-09-25T20:58:28Z">
        <w:r>
          <w:rPr>
            <w:rFonts w:hint="eastAsia"/>
            <w:lang w:val="en-US" w:eastAsia="zh-CN"/>
          </w:rPr>
          <w:t>。如果</w:t>
        </w:r>
      </w:ins>
      <w:ins w:id="49" w:author="永夜城." w:date="2026-09-25T20:58:29Z">
        <w:r>
          <w:rPr>
            <w:rFonts w:hint="eastAsia"/>
            <w:lang w:val="en-US" w:eastAsia="zh-CN"/>
          </w:rPr>
          <w:t>未插入</w:t>
        </w:r>
      </w:ins>
      <w:ins w:id="50" w:author="永夜城." w:date="2026-09-25T20:58:30Z">
        <w:r>
          <w:rPr>
            <w:rFonts w:hint="eastAsia"/>
            <w:lang w:val="en-US" w:eastAsia="zh-CN"/>
          </w:rPr>
          <w:t>玩家行为</w:t>
        </w:r>
      </w:ins>
      <w:ins w:id="51" w:author="永夜城." w:date="2026-09-25T20:58:31Z">
        <w:r>
          <w:rPr>
            <w:rFonts w:hint="eastAsia"/>
            <w:lang w:val="en-US" w:eastAsia="zh-CN"/>
          </w:rPr>
          <w:t>，</w:t>
        </w:r>
      </w:ins>
      <w:ins w:id="52" w:author="永夜城." w:date="2026-09-25T20:58:33Z">
        <w:r>
          <w:rPr>
            <w:rFonts w:hint="eastAsia"/>
            <w:lang w:val="en-US" w:eastAsia="zh-CN"/>
          </w:rPr>
          <w:t>按原版</w:t>
        </w:r>
      </w:ins>
      <w:ins w:id="53" w:author="永夜城." w:date="2026-09-25T20:58:34Z">
        <w:r>
          <w:rPr>
            <w:rFonts w:hint="eastAsia"/>
            <w:lang w:val="en-US" w:eastAsia="zh-CN"/>
          </w:rPr>
          <w:t>。</w:t>
        </w:r>
      </w:ins>
      <w:ins w:id="54" w:author="永夜城." w:date="2026-09-25T20:58:19Z">
        <w:r>
          <w:rPr>
            <w:rFonts w:hint="eastAsia"/>
            <w:lang w:val="en-US" w:eastAsia="zh-CN"/>
          </w:rPr>
          <w:t>）</w:t>
        </w:r>
      </w:ins>
    </w:p>
    <w:p w14:paraId="651DC672">
      <w:pPr>
        <w:rPr>
          <w:rFonts w:hint="default"/>
          <w:lang w:val="en-US" w:eastAsia="zh-CN"/>
        </w:rPr>
      </w:pPr>
      <w:ins w:id="55" w:author="永夜城." w:date="2026-09-25T20:58:46Z">
        <w:r>
          <w:rPr>
            <w:rFonts w:hint="eastAsia"/>
            <w:lang w:val="en-US" w:eastAsia="zh-CN"/>
          </w:rPr>
          <w:t>（</w:t>
        </w:r>
      </w:ins>
      <w:ins w:id="56" w:author="永夜城." w:date="2026-09-25T20:58:47Z">
        <w:r>
          <w:rPr>
            <w:rFonts w:hint="eastAsia"/>
            <w:lang w:val="en-US" w:eastAsia="zh-CN"/>
          </w:rPr>
          <w:t>她</w:t>
        </w:r>
      </w:ins>
      <w:ins w:id="57" w:author="永夜城." w:date="2026-09-25T20:58:46Z">
        <w:r>
          <w:rPr>
            <w:rFonts w:hint="eastAsia"/>
            <w:lang w:val="en-US" w:eastAsia="zh-CN"/>
          </w:rPr>
          <w:t>）</w:t>
        </w:r>
      </w:ins>
      <w:del w:id="58" w:author="永夜城." w:date="2026-09-25T21:01:59Z">
        <w:r>
          <w:rPr>
            <w:rFonts w:hint="default"/>
            <w:lang w:val="en-US" w:eastAsia="zh-CN"/>
          </w:rPr>
          <w:delText>，</w:delText>
        </w:r>
      </w:del>
      <w:r>
        <w:rPr>
          <w:rFonts w:hint="default"/>
          <w:lang w:val="en-US" w:eastAsia="zh-CN"/>
        </w:rPr>
        <w:t>犹豫了半天，最终还是点开了和林溪的聊天框。</w:t>
      </w:r>
    </w:p>
    <w:p w14:paraId="1DD181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（视角切换至林溪）</w:t>
      </w:r>
    </w:p>
    <w:p w14:paraId="3EABD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手机震动了一下。</w:t>
      </w:r>
    </w:p>
    <w:p w14:paraId="1239344C">
      <w:pPr>
        <w:rPr>
          <w:ins w:id="59" w:author="永夜城." w:date="2026-09-25T20:58:53Z"/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是徐夏发来的。</w:t>
      </w:r>
    </w:p>
    <w:p w14:paraId="09116303">
      <w:pPr>
        <w:rPr>
          <w:rFonts w:hint="default"/>
          <w:lang w:val="en-US" w:eastAsia="zh-CN"/>
        </w:rPr>
      </w:pPr>
      <w:ins w:id="60" w:author="永夜城." w:date="2026-09-25T20:58:54Z">
        <w:r>
          <w:rPr>
            <w:rFonts w:hint="eastAsia"/>
            <w:lang w:val="en-US" w:eastAsia="zh-CN"/>
          </w:rPr>
          <w:t>（玩家</w:t>
        </w:r>
      </w:ins>
      <w:ins w:id="61" w:author="永夜城." w:date="2026-09-25T20:58:57Z">
        <w:r>
          <w:rPr>
            <w:rFonts w:hint="eastAsia"/>
            <w:lang w:val="en-US" w:eastAsia="zh-CN"/>
          </w:rPr>
          <w:t>拿起手机</w:t>
        </w:r>
      </w:ins>
      <w:ins w:id="62" w:author="永夜城." w:date="2026-09-25T20:58:54Z">
        <w:r>
          <w:rPr>
            <w:rFonts w:hint="eastAsia"/>
            <w:lang w:val="en-US" w:eastAsia="zh-CN"/>
          </w:rPr>
          <w:t>）</w:t>
        </w:r>
      </w:ins>
    </w:p>
    <w:p w14:paraId="6A80A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【徐夏】溪溪，我快愁死了</w:t>
      </w:r>
    </w:p>
    <w:p w14:paraId="62905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【徐夏】老师分的小组作业，组长居然让我做汇报，我本来就上台紧张，肯定要搞砸的</w:t>
      </w:r>
    </w:p>
    <w:p w14:paraId="18131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【徐夏】而且要是其他组员不认真做，最后锅不就全是我一个人背吗？到时候都要怪我</w:t>
      </w:r>
    </w:p>
    <w:p w14:paraId="337A8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林溪抱着手机，琢磨了一会儿回复。</w:t>
      </w:r>
    </w:p>
    <w:p w14:paraId="45DAB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【林溪】夏夏，你别慌，我知道你怕搞砸，换我我也紧张</w:t>
      </w:r>
    </w:p>
    <w:p w14:paraId="2B5CB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【林溪】你忘了上次你做的课堂展示？老师都夸你逻辑清晰、说话有条理，哪里差啦</w:t>
      </w:r>
    </w:p>
    <w:p w14:paraId="6CC64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徐夏那边在显示输入中，她好像在犹豫发什么。</w:t>
      </w:r>
    </w:p>
    <w:p w14:paraId="5793D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【徐夏】那不一样啊，上次是小展示，这次是小组作业，</w:t>
      </w:r>
    </w:p>
    <w:p w14:paraId="286DC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【徐夏】影响大家分数的！！</w:t>
      </w:r>
    </w:p>
    <w:p w14:paraId="22AB8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林溪稍微坐正了一点身体。</w:t>
      </w:r>
    </w:p>
    <w:p w14:paraId="5AE7E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【林溪】有什么不一样的？</w:t>
      </w:r>
    </w:p>
    <w:p w14:paraId="0041A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【林溪】而且小组作业是大家一起做的，又不是你一个人的事</w:t>
      </w:r>
    </w:p>
    <w:p w14:paraId="7BE91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【林溪】你可以晚上开会的时候，和组员同步下你的顾虑，确认下大家的进度，不用自己瞎想</w:t>
      </w:r>
    </w:p>
    <w:p w14:paraId="3FFFD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【徐夏】可是我还是……我怕自己做不好！</w:t>
      </w:r>
    </w:p>
    <w:p w14:paraId="4FBD1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【林溪】她看上去真的好紧张喔……</w:t>
      </w:r>
    </w:p>
    <w:p w14:paraId="0CBC7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明明事情都做得很好，却也会这样紧张。</w:t>
      </w:r>
    </w:p>
    <w:p w14:paraId="4CD3B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林溪忍不住在心里轻轻地笑了一下。</w:t>
      </w:r>
    </w:p>
    <w:p w14:paraId="62B6A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这就是所谓的做得越好，越在意结果，因此越焦虑吗？</w:t>
      </w:r>
    </w:p>
    <w:p w14:paraId="519A8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她认真地想了想。</w:t>
      </w:r>
    </w:p>
    <w:p w14:paraId="5556E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【林溪】夏夏呀！</w:t>
      </w:r>
    </w:p>
    <w:p w14:paraId="38DA3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【林溪】比心_720.png</w:t>
      </w:r>
    </w:p>
    <w:p w14:paraId="2194C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【林溪】怕就多准备嘛，先写个汇报大纲，每天练几分钟呢？</w:t>
      </w:r>
    </w:p>
    <w:p w14:paraId="6B60A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【林溪】实在不行我陪你练，而且——</w:t>
      </w:r>
    </w:p>
    <w:p w14:paraId="4EB5E9F7">
      <w:pPr>
        <w:rPr>
          <w:rFonts w:hint="default"/>
          <w:lang w:val="en-US" w:eastAsia="zh-CN"/>
        </w:rPr>
      </w:pPr>
    </w:p>
    <w:p w14:paraId="15B7C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试想如果是你的朋友，现在正在对一个汇报很焦虑、紧张，你会有什么样的想法，会怎么安慰对方？</w:t>
      </w:r>
    </w:p>
    <w:p w14:paraId="64F33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请代入林溪的视角，帮林溪补充一句鼓励徐夏的话：</w:t>
      </w:r>
    </w:p>
    <w:p w14:paraId="426BED70">
      <w:pPr>
        <w:rPr>
          <w:rFonts w:hint="default"/>
          <w:lang w:val="en-US" w:eastAsia="zh-CN"/>
        </w:rPr>
      </w:pPr>
    </w:p>
    <w:p w14:paraId="3122D6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认真细致是你的优势</w:t>
      </w:r>
    </w:p>
    <w:p w14:paraId="4A4CC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你的细致和认真，就是最大的优势！把这些特质发挥出来，你就已经赢过很多人了，不用怕出错。</w:t>
      </w:r>
    </w:p>
    <w:p w14:paraId="456EA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如果是你的话，一定没问题的~</w:t>
      </w:r>
    </w:p>
    <w:p w14:paraId="22E477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我陪你慢慢准备</w:t>
      </w:r>
    </w:p>
    <w:p w14:paraId="0D271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我会一直陪着你的！一点点梳理，弄弄细节，你不是一个人在搞它嘛</w:t>
      </w:r>
    </w:p>
    <w:p w14:paraId="6B3E81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别怕出错嘛，大家一起就没关系</w:t>
      </w:r>
    </w:p>
    <w:p w14:paraId="2698B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别怕出错，有事大家都一起的！你也可以找其他组员或者组长帮你看看汇报呀，如果他们觉得没问题的，肯定就可以呀！</w:t>
      </w:r>
    </w:p>
    <w:p w14:paraId="6848BFD7">
      <w:pPr>
        <w:rPr>
          <w:rFonts w:hint="default"/>
          <w:lang w:val="en-US" w:eastAsia="zh-CN"/>
        </w:rPr>
      </w:pPr>
    </w:p>
    <w:p w14:paraId="5C8FA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徐夏看着手机，嘴角轻轻动了动，紧绷的肩膀也慢慢放松了一些。</w:t>
      </w:r>
    </w:p>
    <w:p w14:paraId="7836E4D9">
      <w:pPr>
        <w:rPr>
          <w:ins w:id="63" w:author="永夜城." w:date="2026-09-25T21:02:20Z"/>
          <w:rFonts w:hint="eastAsia"/>
          <w:lang w:val="en-US" w:eastAsia="zh-CN"/>
        </w:rPr>
      </w:pPr>
      <w:del w:id="64" w:author="永夜城." w:date="2026-09-25T21:02:24Z">
        <w:r>
          <w:rPr>
            <w:rFonts w:hint="default"/>
            <w:lang w:val="en-US" w:eastAsia="zh-CN"/>
          </w:rPr>
          <w:delText>她收拾好书包，准备回宿舍，</w:delText>
        </w:r>
      </w:del>
      <w:r>
        <w:rPr>
          <w:rFonts w:hint="default"/>
          <w:lang w:val="en-US" w:eastAsia="zh-CN"/>
        </w:rPr>
        <w:t>心里的焦虑虽说少了不少，但仍旧还有些不安</w:t>
      </w:r>
      <w:ins w:id="65" w:author="永夜城." w:date="2026-09-25T21:02:17Z">
        <w:r>
          <w:rPr>
            <w:rFonts w:hint="eastAsia"/>
            <w:lang w:val="en-US" w:eastAsia="zh-CN"/>
          </w:rPr>
          <w:t>。</w:t>
        </w:r>
      </w:ins>
    </w:p>
    <w:p w14:paraId="4E5E6986">
      <w:pPr>
        <w:rPr>
          <w:ins w:id="66" w:author="永夜城." w:date="2026-09-25T20:59:44Z"/>
          <w:rFonts w:hint="default"/>
          <w:lang w:val="en-US" w:eastAsia="zh-CN"/>
        </w:rPr>
      </w:pPr>
      <w:del w:id="67" w:author="永夜城." w:date="2026-09-25T21:02:19Z">
        <w:r>
          <w:rPr>
            <w:rFonts w:hint="default"/>
            <w:lang w:val="en-US" w:eastAsia="zh-CN"/>
          </w:rPr>
          <w:delText>，不自绝地走起了神。</w:delText>
        </w:r>
      </w:del>
      <w:ins w:id="68" w:author="永夜城." w:date="2026-09-25T21:00:22Z">
        <w:r>
          <w:rPr>
            <w:rFonts w:hint="eastAsia"/>
            <w:lang w:val="en-US" w:eastAsia="zh-CN"/>
          </w:rPr>
          <w:t>不过，</w:t>
        </w:r>
      </w:ins>
      <w:ins w:id="69" w:author="永夜城." w:date="2026-09-25T21:00:23Z">
        <w:r>
          <w:rPr>
            <w:rFonts w:hint="eastAsia"/>
            <w:lang w:val="en-US" w:eastAsia="zh-CN"/>
          </w:rPr>
          <w:t>无论如何，</w:t>
        </w:r>
      </w:ins>
      <w:ins w:id="70" w:author="永夜城." w:date="2026-09-25T21:00:25Z">
        <w:r>
          <w:rPr>
            <w:rFonts w:hint="eastAsia"/>
            <w:lang w:val="en-US" w:eastAsia="zh-CN"/>
          </w:rPr>
          <w:t>都该</w:t>
        </w:r>
      </w:ins>
      <w:ins w:id="71" w:author="永夜城." w:date="2026-09-25T21:00:27Z">
        <w:r>
          <w:rPr>
            <w:rFonts w:hint="eastAsia"/>
            <w:lang w:val="en-US" w:eastAsia="zh-CN"/>
          </w:rPr>
          <w:t>回宿舍</w:t>
        </w:r>
      </w:ins>
      <w:ins w:id="72" w:author="永夜城." w:date="2026-09-25T21:00:28Z">
        <w:r>
          <w:rPr>
            <w:rFonts w:hint="eastAsia"/>
            <w:lang w:val="en-US" w:eastAsia="zh-CN"/>
          </w:rPr>
          <w:t>了。</w:t>
        </w:r>
      </w:ins>
    </w:p>
    <w:p w14:paraId="18806108">
      <w:pPr>
        <w:rPr>
          <w:rFonts w:hint="default"/>
          <w:lang w:val="en-US" w:eastAsia="zh-CN"/>
        </w:rPr>
      </w:pPr>
      <w:ins w:id="73" w:author="永夜城." w:date="2026-09-25T20:59:45Z">
        <w:r>
          <w:rPr>
            <w:rFonts w:hint="eastAsia"/>
            <w:lang w:val="en-US" w:eastAsia="zh-CN"/>
          </w:rPr>
          <w:t>（插入</w:t>
        </w:r>
      </w:ins>
      <w:ins w:id="74" w:author="永夜城." w:date="2026-09-25T20:59:46Z">
        <w:r>
          <w:rPr>
            <w:rFonts w:hint="eastAsia"/>
            <w:lang w:val="en-US" w:eastAsia="zh-CN"/>
          </w:rPr>
          <w:t>玩家</w:t>
        </w:r>
      </w:ins>
      <w:ins w:id="75" w:author="永夜城." w:date="2026-09-25T20:59:47Z">
        <w:r>
          <w:rPr>
            <w:rFonts w:hint="eastAsia"/>
            <w:lang w:val="en-US" w:eastAsia="zh-CN"/>
          </w:rPr>
          <w:t>走</w:t>
        </w:r>
      </w:ins>
      <w:ins w:id="76" w:author="永夜城." w:date="2026-09-25T20:59:48Z">
        <w:r>
          <w:rPr>
            <w:rFonts w:hint="eastAsia"/>
            <w:lang w:val="en-US" w:eastAsia="zh-CN"/>
          </w:rPr>
          <w:t>到</w:t>
        </w:r>
      </w:ins>
      <w:ins w:id="77" w:author="永夜城." w:date="2026-09-25T20:59:49Z">
        <w:r>
          <w:rPr>
            <w:rFonts w:hint="eastAsia"/>
            <w:lang w:val="en-US" w:eastAsia="zh-CN"/>
          </w:rPr>
          <w:t>门口的行为</w:t>
        </w:r>
      </w:ins>
      <w:ins w:id="78" w:author="永夜城." w:date="2026-09-25T20:59:50Z">
        <w:r>
          <w:rPr>
            <w:rFonts w:hint="eastAsia"/>
            <w:lang w:val="en-US" w:eastAsia="zh-CN"/>
          </w:rPr>
          <w:t>，直接</w:t>
        </w:r>
      </w:ins>
      <w:ins w:id="79" w:author="永夜城." w:date="2026-09-25T20:59:52Z">
        <w:r>
          <w:rPr>
            <w:rFonts w:hint="eastAsia"/>
            <w:lang w:val="en-US" w:eastAsia="zh-CN"/>
          </w:rPr>
          <w:t>在门口</w:t>
        </w:r>
      </w:ins>
      <w:ins w:id="80" w:author="永夜城." w:date="2026-09-25T20:59:53Z">
        <w:r>
          <w:rPr>
            <w:rFonts w:hint="eastAsia"/>
            <w:lang w:val="en-US" w:eastAsia="zh-CN"/>
          </w:rPr>
          <w:t>自动触发</w:t>
        </w:r>
      </w:ins>
      <w:ins w:id="81" w:author="永夜城." w:date="2026-09-25T20:59:57Z">
        <w:r>
          <w:rPr>
            <w:rFonts w:hint="eastAsia"/>
            <w:lang w:val="en-US" w:eastAsia="zh-CN"/>
          </w:rPr>
          <w:t>撞人</w:t>
        </w:r>
      </w:ins>
      <w:ins w:id="82" w:author="永夜城." w:date="2026-09-25T21:02:33Z">
        <w:r>
          <w:rPr>
            <w:rFonts w:hint="eastAsia"/>
            <w:lang w:val="en-US" w:eastAsia="zh-CN"/>
          </w:rPr>
          <w:t>环节</w:t>
        </w:r>
      </w:ins>
      <w:ins w:id="83" w:author="永夜城." w:date="2026-09-25T20:59:57Z">
        <w:r>
          <w:rPr>
            <w:rFonts w:hint="eastAsia"/>
            <w:lang w:val="en-US" w:eastAsia="zh-CN"/>
          </w:rPr>
          <w:t>。</w:t>
        </w:r>
      </w:ins>
      <w:ins w:id="84" w:author="永夜城." w:date="2026-09-25T20:59:45Z">
        <w:r>
          <w:rPr>
            <w:rFonts w:hint="eastAsia"/>
            <w:lang w:val="en-US" w:eastAsia="zh-CN"/>
          </w:rPr>
          <w:t>）</w:t>
        </w:r>
      </w:ins>
    </w:p>
    <w:p w14:paraId="2A26A23E">
      <w:pPr>
        <w:rPr>
          <w:ins w:id="85" w:author="永夜城." w:date="2026-09-25T21:02:45Z"/>
          <w:rFonts w:hint="default"/>
          <w:lang w:val="en-US" w:eastAsia="zh-CN"/>
        </w:rPr>
      </w:pPr>
      <w:ins w:id="86" w:author="永夜城." w:date="2026-09-25T21:02:46Z">
        <w:r>
          <w:rPr>
            <w:rFonts w:hint="default"/>
            <w:lang w:val="en-US" w:eastAsia="zh-CN"/>
          </w:rPr>
          <w:t>【徐夏】不好意思……</w:t>
        </w:r>
      </w:ins>
    </w:p>
    <w:p w14:paraId="55BB5A78">
      <w:pPr>
        <w:rPr>
          <w:ins w:id="87" w:author="永夜城." w:date="2026-09-25T21:03:24Z"/>
          <w:rFonts w:hint="default"/>
          <w:lang w:val="en-US" w:eastAsia="zh-CN"/>
        </w:rPr>
      </w:pPr>
      <w:ins w:id="88" w:author="永夜城." w:date="2026-09-25T21:03:25Z">
        <w:r>
          <w:rPr>
            <w:rFonts w:hint="eastAsia"/>
            <w:lang w:val="en-US" w:eastAsia="zh-CN"/>
          </w:rPr>
          <w:t>不小心</w:t>
        </w:r>
      </w:ins>
      <w:ins w:id="89" w:author="永夜城." w:date="2026-09-25T21:03:27Z">
        <w:r>
          <w:rPr>
            <w:rFonts w:hint="eastAsia"/>
            <w:lang w:val="en-US" w:eastAsia="zh-CN"/>
          </w:rPr>
          <w:t>撞到人了。</w:t>
        </w:r>
      </w:ins>
    </w:p>
    <w:p w14:paraId="3577C885">
      <w:pPr>
        <w:rPr>
          <w:del w:id="90" w:author="永夜城." w:date="2026-09-25T21:03:23Z"/>
          <w:rFonts w:hint="default"/>
          <w:lang w:val="en-US" w:eastAsia="zh-CN"/>
        </w:rPr>
      </w:pPr>
      <w:del w:id="91" w:author="永夜城." w:date="2026-09-25T21:03:23Z">
        <w:r>
          <w:rPr>
            <w:rFonts w:hint="default"/>
            <w:lang w:val="en-US" w:eastAsia="zh-CN"/>
          </w:rPr>
          <w:delText>走着神刚走出教室门口，就不小心正面撞到一个人。</w:delText>
        </w:r>
      </w:del>
    </w:p>
    <w:p w14:paraId="371E407F">
      <w:pPr>
        <w:rPr>
          <w:del w:id="92" w:author="永夜城." w:date="2026-09-25T21:02:43Z"/>
          <w:rFonts w:hint="default"/>
          <w:lang w:val="en-US" w:eastAsia="zh-CN"/>
        </w:rPr>
      </w:pPr>
      <w:del w:id="93" w:author="永夜城." w:date="2026-09-25T21:02:43Z">
        <w:r>
          <w:rPr>
            <w:rFonts w:hint="default"/>
            <w:lang w:val="en-US" w:eastAsia="zh-CN"/>
          </w:rPr>
          <w:delText>【徐夏】不好意思……</w:delText>
        </w:r>
      </w:del>
    </w:p>
    <w:p w14:paraId="44AEF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徐夏下意识往后退了一步，抬头一看，是同班的张知远。</w:t>
      </w:r>
    </w:p>
    <w:p w14:paraId="57A95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张同学让开了距离。</w:t>
      </w:r>
    </w:p>
    <w:p w14:paraId="5D866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【张同学】啊...怎么了，刚下课准备回宿舍吗？</w:t>
      </w:r>
    </w:p>
    <w:p w14:paraId="2A5E1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徐夏不好意思地笑了笑，轻轻点了点头，脸上有着几分歉意，语气也有些不自然。</w:t>
      </w:r>
    </w:p>
    <w:p w14:paraId="1AA88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【徐夏】对，刚下课，有点走神了</w:t>
      </w:r>
    </w:p>
    <w:p w14:paraId="629AC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张知远顿了一下，脸上带着了然的笑容。</w:t>
      </w:r>
    </w:p>
    <w:p w14:paraId="5A437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【张同学】我听说你负责汇报？</w:t>
      </w:r>
    </w:p>
    <w:p w14:paraId="2B44E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徐夏愣了一下，有点惊讶。</w:t>
      </w:r>
    </w:p>
    <w:p w14:paraId="364BA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没想到张知远会知道这件事...她轻轻点了点头。</w:t>
      </w:r>
    </w:p>
    <w:p w14:paraId="0FA71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【徐夏】你怎么知道？对啊，正愁着呢，万一我搞砸了连累大家，就不好了</w:t>
      </w:r>
    </w:p>
    <w:p w14:paraId="7FAEA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张知远摆了摆手，笑了起来。</w:t>
      </w:r>
    </w:p>
    <w:p w14:paraId="129A8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【张同学】这有什么好愁的，组长把汇报交给你，肯定是觉得你能行。</w:t>
      </w:r>
    </w:p>
    <w:p w14:paraId="404E4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他又想了想。</w:t>
      </w:r>
    </w:p>
    <w:p w14:paraId="3470C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【张同学】越在以结果，越害怕出错，越容易紧张。</w:t>
      </w:r>
    </w:p>
    <w:p w14:paraId="16CCE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【张同学】其实大家都怕小组作业出问题吧，没人会刻意针对谁，就算有点小失误，大家也会一起改的</w:t>
      </w:r>
    </w:p>
    <w:p w14:paraId="22CFA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徐夏眼睛亮了亮，语气里带着不确定，脸上的愁容也消散了一些。</w:t>
      </w:r>
    </w:p>
    <w:p w14:paraId="45964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【徐夏】真的吗？我还以为要是搞砸了，大家都会怪我，而且很丢脸啊...</w:t>
      </w:r>
    </w:p>
    <w:p w14:paraId="491F7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张知远好像被逗笑了。</w:t>
      </w:r>
    </w:p>
    <w:p w14:paraId="79995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【张同学】当然是真的，咱们都是同学，小组作业本来就是一起努力。</w:t>
      </w:r>
    </w:p>
    <w:p w14:paraId="5C41A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【张同学】而且，其实大家转头就会忘了。</w:t>
      </w:r>
    </w:p>
    <w:p w14:paraId="45E2CC99">
      <w:pPr>
        <w:rPr>
          <w:rFonts w:hint="default"/>
          <w:lang w:val="en-US" w:eastAsia="zh-CN"/>
        </w:rPr>
      </w:pPr>
    </w:p>
    <w:p w14:paraId="277B3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请记录旁观者视角的新认知，在李同学看来，徐夏的焦虑是：</w:t>
      </w:r>
    </w:p>
    <w:p w14:paraId="284AF8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放大失误，忽略信任</w:t>
      </w:r>
    </w:p>
    <w:p w14:paraId="55F93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徐夏的焦虑其实是把一次汇报的失误后果无限放大了，她忽略了组长把任务交给她，本身就是一种信任，相信她能做到</w:t>
      </w:r>
    </w:p>
    <w:p w14:paraId="0D7D3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——正因如此，做不到完美也没问题。</w:t>
      </w:r>
    </w:p>
    <w:p w14:paraId="723B99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忽略自身优势</w:t>
      </w:r>
    </w:p>
    <w:p w14:paraId="714A8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徐夏的焦虑其实是被恐惧裹挟了双眼。</w:t>
      </w:r>
    </w:p>
    <w:p w14:paraId="13107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她看不到自己平时做事有多靠谱，也忽略了自己的能力完全能应对这次挑战。</w:t>
      </w:r>
    </w:p>
    <w:p w14:paraId="5D3102C1">
      <w:pPr>
        <w:rPr>
          <w:rFonts w:hint="default"/>
          <w:lang w:val="en-US" w:eastAsia="zh-CN"/>
        </w:rPr>
      </w:pPr>
    </w:p>
    <w:p w14:paraId="34D41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他稍微停了一下。</w:t>
      </w:r>
    </w:p>
    <w:p w14:paraId="76FFC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张</w:t>
      </w:r>
      <w:r>
        <w:rPr>
          <w:rFonts w:hint="default"/>
          <w:lang w:val="en-US" w:eastAsia="zh-CN"/>
        </w:rPr>
        <w:t>同学】总之，我觉得你肯定没问题的</w:t>
      </w:r>
    </w:p>
    <w:p w14:paraId="23AD5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【张同学】我还有事，就先走了？</w:t>
      </w:r>
    </w:p>
    <w:p w14:paraId="5E2FB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【徐夏】嗯嗯！</w:t>
      </w:r>
    </w:p>
    <w:p w14:paraId="120317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徐夏站在原地，看着张知远离开的背影，心里的焦虑又散了一大半。</w:t>
      </w:r>
    </w:p>
    <w:p w14:paraId="3EF50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她抬头看着远处的教学楼，微风轻轻吹过。</w:t>
      </w:r>
    </w:p>
    <w:p w14:paraId="70998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徐夏试着想象1年后的自己，想起这次小组作业的经历。那个时候的自己，会怎么想呢？</w:t>
      </w:r>
    </w:p>
    <w:p w14:paraId="436EC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那个时候的自己，应该已经能从容完成各类汇报、和同学协作顺畅，再也不会为这样的事情焦虑了吧。</w:t>
      </w:r>
    </w:p>
    <w:p w14:paraId="5E22C258">
      <w:pPr>
        <w:rPr>
          <w:rFonts w:hint="default"/>
          <w:lang w:val="en-US" w:eastAsia="zh-CN"/>
        </w:rPr>
      </w:pPr>
    </w:p>
    <w:p w14:paraId="41734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请帮徐夏完成未来自我视角创作，如果是未来的徐夏，会对现在的自己说些什么话呢？</w:t>
      </w:r>
    </w:p>
    <w:p w14:paraId="60ABB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“亲爱的自己，现在你正在为小组作业汇报焦虑，但1年后的我想告诉你——”</w:t>
      </w:r>
    </w:p>
    <w:p w14:paraId="0D25E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学会了勇敢面对与沟通</w:t>
      </w:r>
    </w:p>
    <w:p w14:paraId="4D03A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那次汇报并没有你想象中那么可怕，反而让你学会了主动和组长沟通需求，直面内心的恐惧，不再逃避挑战。</w:t>
      </w:r>
    </w:p>
    <w:p w14:paraId="72B7BC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懂得了团队协作的意义</w:t>
      </w:r>
    </w:p>
    <w:p w14:paraId="3DD95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那次经历让你彻底明白，团队协作从来不是一句空话，你不用再独自扛下所有压力，学会依靠伙伴，反而能走得更远。</w:t>
      </w:r>
    </w:p>
    <w:p w14:paraId="51ACF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徐夏深吸一口气，握紧手机，语气坚定了一些，脸上也露出了一丝淡淡的笑容。</w:t>
      </w:r>
    </w:p>
    <w:p w14:paraId="4CF7D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【徐夏】算了，不想那么多了，先做好自己能做的</w:t>
      </w:r>
    </w:p>
    <w:p w14:paraId="7A099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夕阳洒在她身上，暖暖的，微风拂过，刚才的慌乱和焦虑，都慢慢消散在晚风里，只剩下轻松和坚定。</w:t>
      </w:r>
    </w:p>
    <w:p w14:paraId="115B613A">
      <w:pPr>
        <w:rPr>
          <w:rFonts w:hint="default"/>
          <w:lang w:val="en-US" w:eastAsia="zh-CN"/>
        </w:rPr>
      </w:pPr>
    </w:p>
    <w:p w14:paraId="219C2E85">
      <w:pPr>
        <w:pStyle w:val="2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第二章</w:t>
      </w:r>
    </w:p>
    <w:p w14:paraId="5C127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徐夏在宿舍书桌前坐了整整三个小时，终于把小组作业的汇报大纲和初稿全部完成了。</w:t>
      </w:r>
    </w:p>
    <w:p w14:paraId="74DB7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她伸了个大大的懒腰，浑身的疲惫感瞬间涌了上来。</w:t>
      </w:r>
    </w:p>
    <w:p w14:paraId="6DC59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【徐夏】累死了...</w:t>
      </w:r>
    </w:p>
    <w:p w14:paraId="6D624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外面的太阳正悬，现在已经下午三四点了。</w:t>
      </w:r>
    </w:p>
    <w:p w14:paraId="57A9A683">
      <w:pPr>
        <w:rPr>
          <w:ins w:id="94" w:author="永夜城." w:date="2026-09-25T21:06:03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徐夏揉了揉发酸的肩膀，把手机从桌角拿过来，想刷会儿手机放松一下，刚解锁屏幕，就弹出了一条微信消息。</w:t>
      </w:r>
    </w:p>
    <w:p w14:paraId="367B7DD8">
      <w:pPr>
        <w:rPr>
          <w:rFonts w:hint="default"/>
          <w:lang w:val="en-US" w:eastAsia="zh-CN"/>
        </w:rPr>
      </w:pPr>
      <w:ins w:id="95" w:author="永夜城." w:date="2026-09-25T21:06:04Z">
        <w:r>
          <w:rPr>
            <w:rFonts w:hint="eastAsia"/>
            <w:lang w:val="en-US" w:eastAsia="zh-CN"/>
          </w:rPr>
          <w:t>（</w:t>
        </w:r>
      </w:ins>
      <w:ins w:id="96" w:author="永夜城." w:date="2026-09-25T21:06:05Z">
        <w:r>
          <w:rPr>
            <w:rFonts w:hint="eastAsia"/>
            <w:lang w:val="en-US" w:eastAsia="zh-CN"/>
          </w:rPr>
          <w:t>插入玩家行为</w:t>
        </w:r>
      </w:ins>
      <w:ins w:id="97" w:author="永夜城." w:date="2026-09-25T21:06:09Z">
        <w:r>
          <w:rPr>
            <w:rFonts w:hint="eastAsia"/>
            <w:lang w:val="en-US" w:eastAsia="zh-CN"/>
          </w:rPr>
          <w:t>-</w:t>
        </w:r>
      </w:ins>
      <w:ins w:id="98" w:author="永夜城." w:date="2026-09-25T21:06:10Z">
        <w:r>
          <w:rPr>
            <w:rFonts w:hint="eastAsia"/>
            <w:lang w:val="en-US" w:eastAsia="zh-CN"/>
          </w:rPr>
          <w:t>拿起手机</w:t>
        </w:r>
      </w:ins>
      <w:ins w:id="99" w:author="永夜城." w:date="2026-09-25T21:06:04Z">
        <w:r>
          <w:rPr>
            <w:rFonts w:hint="eastAsia"/>
            <w:lang w:val="en-US" w:eastAsia="zh-CN"/>
          </w:rPr>
          <w:t>）</w:t>
        </w:r>
      </w:ins>
    </w:p>
    <w:p w14:paraId="66D3B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【徐夏】谁啊？</w:t>
      </w:r>
    </w:p>
    <w:p w14:paraId="75ECA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是同班的李同学发来的。</w:t>
      </w:r>
    </w:p>
    <w:p w14:paraId="0EB72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徐夏点开消息，脸色慢慢变得纠结起来。</w:t>
      </w:r>
    </w:p>
    <w:p w14:paraId="60FFD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【李同学】小徐，作业忙完了没？待会儿要不要咱们几个去吃个火锅？</w:t>
      </w:r>
    </w:p>
    <w:p w14:paraId="63D10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李</w:t>
      </w:r>
      <w:r>
        <w:rPr>
          <w:rFonts w:hint="default"/>
          <w:lang w:val="en-US" w:eastAsia="zh-CN"/>
        </w:rPr>
        <w:t>同学】吃完有空的话，看看要不要去看个电影，或者喝点儿，走不走</w:t>
      </w:r>
    </w:p>
    <w:p w14:paraId="3A101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徐夏看着消息，手指在屏幕上停住了。</w:t>
      </w:r>
    </w:p>
    <w:p w14:paraId="03F69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她的眉头轻轻皱了起来，瞬间陷入了两难的感觉。</w:t>
      </w:r>
    </w:p>
    <w:p w14:paraId="7F782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【徐夏】唉……</w:t>
      </w:r>
    </w:p>
    <w:p w14:paraId="62775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徐夏往椅背上一靠，闭上眼睛，疲惫地叹了口气。</w:t>
      </w:r>
    </w:p>
    <w:p w14:paraId="5EA7F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【徐夏】哎，本来就累死了，好想躺下，可是……</w:t>
      </w:r>
    </w:p>
    <w:p w14:paraId="207CE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不去的话，他们会不会觉得我不给面子？或者不合群？</w:t>
      </w:r>
    </w:p>
    <w:p w14:paraId="2FB62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徐夏睁开眼睛，眼神里满是犹豫，手指无意识地滑动着手机屏幕，退出又进来，反复看来看去。</w:t>
      </w:r>
    </w:p>
    <w:p w14:paraId="365BD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再怎么看，也就是那几条消息。</w:t>
      </w:r>
    </w:p>
    <w:p w14:paraId="48BE4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脑子里两种念头在反复拉扯。</w:t>
      </w:r>
    </w:p>
    <w:p w14:paraId="1EC68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【徐夏】万一我拒绝了，以后他们聚会都不叫我了怎么办？</w:t>
      </w:r>
    </w:p>
    <w:p w14:paraId="2D4BA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我被排除在外了怎么办？</w:t>
      </w:r>
    </w:p>
    <w:p w14:paraId="7CF78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可是我真的没力气出门，去了也怕没话题，冷场就太尴尬了。</w:t>
      </w:r>
    </w:p>
    <w:p w14:paraId="7038C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她拿着手机，既不敢回“不去”，也不敢回“好”，手心冒出细细的冷汗，连呼吸都有些迟缓。</w:t>
      </w:r>
    </w:p>
    <w:p w14:paraId="26C4F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…………</w:t>
      </w:r>
    </w:p>
    <w:p w14:paraId="04332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手机屏幕仍旧亮着，消息框停留在那里，徐夏看了足足五分钟，还是没敢按下发送键。</w:t>
      </w:r>
    </w:p>
    <w:p w14:paraId="726BF6B2">
      <w:pPr>
        <w:rPr>
          <w:rFonts w:hint="default"/>
          <w:lang w:val="en-US" w:eastAsia="zh-CN"/>
        </w:rPr>
      </w:pPr>
    </w:p>
    <w:p w14:paraId="4E2CA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请帮徐夏完成自我视角的焦虑记录，对徐夏来说，她在焦虑的是：</w:t>
      </w:r>
    </w:p>
    <w:p w14:paraId="320296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害怕拒绝邀约后被孤立</w:t>
      </w:r>
    </w:p>
    <w:p w14:paraId="14828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当我担心拒绝同学的邀约，会被大家疏远、彻底孤立时，我会盯着聊天框，反复编辑又删除</w:t>
      </w:r>
    </w:p>
    <w:p w14:paraId="30978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这种感受像被全世界抛弃……我真正害怕的是没有朋友、被排除在集体之外。</w:t>
      </w:r>
    </w:p>
    <w:p w14:paraId="5A097E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害怕去了之后融入不进聚会</w:t>
      </w:r>
    </w:p>
    <w:p w14:paraId="5B2BA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当我担心去了聚会，却融不进大家的话题、被冷落在角落时，我会脑补自己尴尬站在一旁的画面……</w:t>
      </w:r>
    </w:p>
    <w:p w14:paraId="7644A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这种感受像身处热闹，却孤身一人。</w:t>
      </w:r>
    </w:p>
    <w:p w14:paraId="38FB0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我真正害怕的是格格不入、无人在意。</w:t>
      </w:r>
    </w:p>
    <w:p w14:paraId="61812DDA">
      <w:pPr>
        <w:rPr>
          <w:rFonts w:hint="default"/>
          <w:lang w:val="en-US" w:eastAsia="zh-CN"/>
        </w:rPr>
      </w:pPr>
    </w:p>
    <w:p w14:paraId="0A8B3EF1">
      <w:pPr>
        <w:rPr>
          <w:ins w:id="100" w:author="永夜城." w:date="2026-09-25T21:06:27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徐夏咬了咬嘴唇，还是决定问问林溪。</w:t>
      </w:r>
    </w:p>
    <w:p w14:paraId="13392616">
      <w:pPr>
        <w:rPr>
          <w:rFonts w:hint="default"/>
          <w:lang w:val="en-US" w:eastAsia="zh-CN"/>
        </w:rPr>
      </w:pPr>
      <w:ins w:id="101" w:author="永夜城." w:date="2026-09-25T21:06:28Z">
        <w:r>
          <w:rPr>
            <w:rFonts w:hint="eastAsia"/>
            <w:lang w:val="en-US" w:eastAsia="zh-CN"/>
          </w:rPr>
          <w:t>（</w:t>
        </w:r>
      </w:ins>
      <w:ins w:id="102" w:author="永夜城." w:date="2026-09-25T21:06:29Z">
        <w:r>
          <w:rPr>
            <w:rFonts w:hint="eastAsia"/>
            <w:lang w:val="en-US" w:eastAsia="zh-CN"/>
          </w:rPr>
          <w:t>自由决定</w:t>
        </w:r>
      </w:ins>
      <w:ins w:id="103" w:author="永夜城." w:date="2026-09-25T21:06:30Z">
        <w:r>
          <w:rPr>
            <w:rFonts w:hint="eastAsia"/>
            <w:lang w:val="en-US" w:eastAsia="zh-CN"/>
          </w:rPr>
          <w:t>是否要</w:t>
        </w:r>
      </w:ins>
      <w:ins w:id="104" w:author="永夜城." w:date="2026-09-25T21:06:31Z">
        <w:r>
          <w:rPr>
            <w:rFonts w:hint="eastAsia"/>
            <w:lang w:val="en-US" w:eastAsia="zh-CN"/>
          </w:rPr>
          <w:t>插入</w:t>
        </w:r>
      </w:ins>
      <w:ins w:id="105" w:author="永夜城." w:date="2026-09-25T21:06:32Z">
        <w:r>
          <w:rPr>
            <w:rFonts w:hint="eastAsia"/>
            <w:lang w:val="en-US" w:eastAsia="zh-CN"/>
          </w:rPr>
          <w:t>玩家</w:t>
        </w:r>
      </w:ins>
      <w:ins w:id="106" w:author="永夜城." w:date="2026-09-25T21:06:33Z">
        <w:r>
          <w:rPr>
            <w:rFonts w:hint="eastAsia"/>
            <w:lang w:val="en-US" w:eastAsia="zh-CN"/>
          </w:rPr>
          <w:t>行为</w:t>
        </w:r>
      </w:ins>
      <w:ins w:id="107" w:author="永夜城." w:date="2026-09-25T21:06:28Z">
        <w:r>
          <w:rPr>
            <w:rFonts w:hint="eastAsia"/>
            <w:lang w:val="en-US" w:eastAsia="zh-CN"/>
          </w:rPr>
          <w:t>）</w:t>
        </w:r>
      </w:ins>
    </w:p>
    <w:p w14:paraId="4D4A8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她点开和林溪的聊天框，飞快地打了一段话发过去。</w:t>
      </w:r>
    </w:p>
    <w:p w14:paraId="7DCC1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【徐夏】溪溪，救急！那个小李约我晚上去吃火锅看电影</w:t>
      </w:r>
    </w:p>
    <w:p w14:paraId="5D916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【徐夏】我刚忙完作业，累死了，好想休息</w:t>
      </w:r>
    </w:p>
    <w:p w14:paraId="0D8B9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【徐夏】但我又不好意思拒绝他。。</w:t>
      </w:r>
    </w:p>
    <w:p w14:paraId="5BCD6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【林溪】你不想去就不去嘛</w:t>
      </w:r>
    </w:p>
    <w:p w14:paraId="2F40F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【徐夏】我怕这次拒绝了，以后就不叫我了，咋办？</w:t>
      </w:r>
    </w:p>
    <w:p w14:paraId="396FDB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【徐夏】而且要是话题插不上嘴的话，好尴尬</w:t>
      </w:r>
    </w:p>
    <w:p w14:paraId="50713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【林溪】宝宝啊，你就是想太多啦！</w:t>
      </w:r>
    </w:p>
    <w:p w14:paraId="64C35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【林溪】你累了直说也没关系，真正的朋友不会因为你想休息就疏远你的</w:t>
      </w:r>
    </w:p>
    <w:p w14:paraId="7DC2E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【徐夏】但我还是不好意思，万一他们觉得我不合群怎么办？</w:t>
      </w:r>
    </w:p>
    <w:p w14:paraId="724BE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【林溪】合不合群不是靠勉强自己参加聚会来证明的啊，你坦诚说自己累了，大家都会理解的</w:t>
      </w:r>
    </w:p>
    <w:p w14:paraId="73978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【林溪】实在不好意思，你就说先回宿舍歇半小时，晚点过去找他们，给自己留一点休息时间，也给彼此一个台阶</w:t>
      </w:r>
    </w:p>
    <w:p w14:paraId="74DCA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【林溪】而且我觉得你的感受最重要——</w:t>
      </w:r>
    </w:p>
    <w:p w14:paraId="330FD850">
      <w:pPr>
        <w:rPr>
          <w:rFonts w:hint="default"/>
          <w:lang w:val="en-US" w:eastAsia="zh-CN"/>
        </w:rPr>
      </w:pPr>
    </w:p>
    <w:p w14:paraId="211AF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请帮林溪补充完整鼓励徐夏的话：</w:t>
      </w:r>
    </w:p>
    <w:p w14:paraId="61176A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不用勉强自己讨好他人</w:t>
      </w:r>
    </w:p>
    <w:p w14:paraId="3B699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【林溪】不用勉强自己去讨好别人，你的感受才是最重要的</w:t>
      </w:r>
    </w:p>
    <w:p w14:paraId="68B24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【林溪】不想去就直接说，真正的朋友不会因为一次拒绝就疏远你的</w:t>
      </w:r>
    </w:p>
    <w:p w14:paraId="763106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 xml:space="preserve">拒绝也需要勇气呀 </w:t>
      </w:r>
    </w:p>
    <w:p w14:paraId="242FE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【林溪】能说出“我不想去”这三个字，本身就需要很大的勇气</w:t>
      </w:r>
    </w:p>
    <w:p w14:paraId="58230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【林溪】你已经很棒了，不用为了迎合别人而委屈自己。</w:t>
      </w:r>
    </w:p>
    <w:p w14:paraId="36A338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相处本就不用小心翼翼</w:t>
      </w:r>
    </w:p>
    <w:p w14:paraId="769BB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【林溪】真正舒服的相处，从来都不用小心翼翼，你不用刻意找话题，也不用勉强自己融入</w:t>
      </w:r>
    </w:p>
    <w:p w14:paraId="1E684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【林溪】做你自己就好！</w:t>
      </w:r>
    </w:p>
    <w:p w14:paraId="59EFC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【林溪】献花_720.png</w:t>
      </w:r>
    </w:p>
    <w:p w14:paraId="31C5A388">
      <w:pPr>
        <w:rPr>
          <w:rFonts w:hint="default"/>
          <w:lang w:val="en-US" w:eastAsia="zh-CN"/>
        </w:rPr>
      </w:pPr>
    </w:p>
    <w:p w14:paraId="666A1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徐夏看着林溪的消息，心里紧绷的弦慢慢松了下来。</w:t>
      </w:r>
    </w:p>
    <w:p w14:paraId="0490ADC3">
      <w:pPr>
        <w:rPr>
          <w:ins w:id="108" w:author="永夜城." w:date="2026-09-25T21:07:02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她抬头看了看宿舍门，刚好看到宿舍长端着水杯走进来。</w:t>
      </w:r>
    </w:p>
    <w:p w14:paraId="65B7FDB3">
      <w:pPr>
        <w:rPr>
          <w:rFonts w:hint="default"/>
          <w:lang w:val="en-US" w:eastAsia="zh-CN"/>
        </w:rPr>
      </w:pPr>
      <w:ins w:id="109" w:author="永夜城." w:date="2026-09-25T21:07:02Z">
        <w:r>
          <w:rPr>
            <w:rFonts w:hint="eastAsia"/>
            <w:lang w:val="en-US" w:eastAsia="zh-CN"/>
          </w:rPr>
          <w:t>（</w:t>
        </w:r>
      </w:ins>
      <w:ins w:id="110" w:author="永夜城." w:date="2026-09-25T21:07:06Z">
        <w:r>
          <w:rPr>
            <w:rFonts w:hint="eastAsia"/>
            <w:lang w:val="en-US" w:eastAsia="zh-CN"/>
          </w:rPr>
          <w:t>宿舍长</w:t>
        </w:r>
      </w:ins>
      <w:ins w:id="111" w:author="永夜城." w:date="2026-09-25T21:07:11Z">
        <w:r>
          <w:rPr>
            <w:rFonts w:hint="eastAsia"/>
            <w:lang w:val="en-US" w:eastAsia="zh-CN"/>
          </w:rPr>
          <w:t>=</w:t>
        </w:r>
      </w:ins>
      <w:ins w:id="112" w:author="永夜城." w:date="2026-09-25T21:07:12Z">
        <w:r>
          <w:rPr>
            <w:rFonts w:hint="eastAsia"/>
            <w:lang w:val="en-US" w:eastAsia="zh-CN"/>
          </w:rPr>
          <w:t>陆宣雨</w:t>
        </w:r>
      </w:ins>
      <w:ins w:id="113" w:author="永夜城." w:date="2026-09-25T21:07:17Z">
        <w:r>
          <w:rPr>
            <w:rFonts w:hint="eastAsia"/>
            <w:lang w:val="en-US" w:eastAsia="zh-CN"/>
          </w:rPr>
          <w:t>在此</w:t>
        </w:r>
      </w:ins>
      <w:ins w:id="114" w:author="永夜城." w:date="2026-09-25T21:07:18Z">
        <w:r>
          <w:rPr>
            <w:rFonts w:hint="eastAsia"/>
            <w:lang w:val="en-US" w:eastAsia="zh-CN"/>
          </w:rPr>
          <w:t>进入，</w:t>
        </w:r>
      </w:ins>
      <w:ins w:id="115" w:author="永夜城." w:date="2026-09-25T21:07:19Z">
        <w:r>
          <w:rPr>
            <w:rFonts w:hint="eastAsia"/>
            <w:lang w:val="en-US" w:eastAsia="zh-CN"/>
          </w:rPr>
          <w:t>但此处</w:t>
        </w:r>
      </w:ins>
      <w:ins w:id="116" w:author="永夜城." w:date="2026-09-25T21:07:20Z">
        <w:r>
          <w:rPr>
            <w:rFonts w:hint="eastAsia"/>
            <w:lang w:val="en-US" w:eastAsia="zh-CN"/>
          </w:rPr>
          <w:t>无需</w:t>
        </w:r>
      </w:ins>
      <w:ins w:id="117" w:author="永夜城." w:date="2026-09-25T21:07:21Z">
        <w:r>
          <w:rPr>
            <w:rFonts w:hint="eastAsia"/>
            <w:lang w:val="en-US" w:eastAsia="zh-CN"/>
          </w:rPr>
          <w:t>玩家</w:t>
        </w:r>
      </w:ins>
      <w:ins w:id="118" w:author="永夜城." w:date="2026-09-25T21:07:23Z">
        <w:r>
          <w:rPr>
            <w:rFonts w:hint="eastAsia"/>
            <w:lang w:val="en-US" w:eastAsia="zh-CN"/>
          </w:rPr>
          <w:t>行为</w:t>
        </w:r>
      </w:ins>
      <w:ins w:id="119" w:author="永夜城." w:date="2026-09-25T21:07:02Z">
        <w:r>
          <w:rPr>
            <w:rFonts w:hint="eastAsia"/>
            <w:lang w:val="en-US" w:eastAsia="zh-CN"/>
          </w:rPr>
          <w:t>）</w:t>
        </w:r>
      </w:ins>
    </w:p>
    <w:p w14:paraId="5962B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【陆宣雨】怎么了？刚忙完作业还不开心，谁惹你啦？</w:t>
      </w:r>
    </w:p>
    <w:p w14:paraId="569E1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她看到徐夏愁眉苦脸的样子，放下水杯，走到徐夏的旁边，撑在椅背上笑了起来。</w:t>
      </w:r>
    </w:p>
    <w:p w14:paraId="06367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徐夏抬头看向宿舍长，犹豫了一下，还是无奈地把心里的纠结说了出来。</w:t>
      </w:r>
    </w:p>
    <w:p w14:paraId="5BBD1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她听完只是笑了笑，拉过一把椅子坐在徐夏身边。</w:t>
      </w:r>
    </w:p>
    <w:p w14:paraId="42CE3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【陆宣雨】这有啥好纠结的？直接说想休息就好了</w:t>
      </w:r>
    </w:p>
    <w:p w14:paraId="6731F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【陆宣雨】大家都是学生嘛，忙完作业的疲惫都能理解，一样的。</w:t>
      </w:r>
    </w:p>
    <w:p w14:paraId="5CFF3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【陆宣雨】没人会揪着这点事不放呀，更不会因为你拒绝一次就疏远你。</w:t>
      </w:r>
    </w:p>
    <w:p w14:paraId="592DC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徐夏点了点头，心里的纠结消散了一大半，她看着宿舍长，语气里的不安少了很多。</w:t>
      </w:r>
    </w:p>
    <w:p w14:paraId="18056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【徐夏】真的吗？</w:t>
      </w:r>
    </w:p>
    <w:p w14:paraId="483CC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【陆宣雨】当然是真的啦！你放心吧，坦诚一点就好，实在不行，下次你约他们就好啦。</w:t>
      </w:r>
    </w:p>
    <w:p w14:paraId="31D6E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陆宣雨说完，拍了拍徐夏的肩膀，就回到了自己的座位上。</w:t>
      </w:r>
    </w:p>
    <w:p w14:paraId="5177AE90">
      <w:pPr>
        <w:rPr>
          <w:rFonts w:hint="default"/>
          <w:lang w:val="en-US" w:eastAsia="zh-CN"/>
        </w:rPr>
      </w:pPr>
    </w:p>
    <w:p w14:paraId="5D92B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请记录旁观者视角带来的新认知，从陆宣雨的角度看，徐夏在意的是什么？忽略的又是什么？她误以为了什么？</w:t>
      </w:r>
    </w:p>
    <w:p w14:paraId="4101CC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放大了拒绝的后果</w:t>
      </w:r>
    </w:p>
    <w:p w14:paraId="56A71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徐夏的焦虑其实是把一次拒绝的后果无限放大了。</w:t>
      </w:r>
    </w:p>
    <w:p w14:paraId="6395F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她以为大家会因此讨厌，却忽略了真正的朋友，从来不会因为这点小事就疏远。</w:t>
      </w:r>
    </w:p>
    <w:p w14:paraId="307A2E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忽略了自身感受的重要性</w:t>
      </w:r>
    </w:p>
    <w:p w14:paraId="5166C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徐夏的焦虑其实是把别人的看法看得太重了。</w:t>
      </w:r>
    </w:p>
    <w:p w14:paraId="4AE22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她一直在意大家会不会不开心，却忘了自己的感受，才是最需要被重视的，也是你的朋友所重视的。</w:t>
      </w:r>
    </w:p>
    <w:p w14:paraId="1D34895F">
      <w:pPr>
        <w:rPr>
          <w:rFonts w:hint="default"/>
          <w:lang w:val="en-US" w:eastAsia="zh-CN"/>
        </w:rPr>
      </w:pPr>
    </w:p>
    <w:p w14:paraId="20A29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徐夏坐在书桌前，闭上眼睛，试着想象1年后的自己，或者说，已经和大家更为亲近的自己。</w:t>
      </w:r>
    </w:p>
    <w:p w14:paraId="74E7D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那个时候的自己，还会因为一场邀约就感到难办吗？如果是对着林溪，自己会这样纠结尴尬、觉得需要讨好吗？</w:t>
      </w:r>
    </w:p>
    <w:p w14:paraId="182F9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如果1年后的自己，能坦然拒绝不想参加的邀约，社交中更放松，不用刻意讨好别人、也能拥有很好的朋友的话，就好了。</w:t>
      </w:r>
    </w:p>
    <w:p w14:paraId="59BC65B2">
      <w:pPr>
        <w:rPr>
          <w:rFonts w:hint="default"/>
          <w:lang w:val="en-US" w:eastAsia="zh-CN"/>
        </w:rPr>
      </w:pPr>
    </w:p>
    <w:p w14:paraId="6C3C1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请帮徐夏完成未来自我视角创作，如果是未来的自己，会对现在这个面对不熟悉的人的邀约时、感到焦虑局促的自己，说些什么？</w:t>
      </w:r>
    </w:p>
    <w:p w14:paraId="15388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亲爱的自己，现在你正在为拒绝同学邀约而焦虑，但1年后的我想告诉你——</w:t>
      </w:r>
    </w:p>
    <w:p w14:paraId="1BB0B0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学会坦然拒绝，不勉强自己</w:t>
      </w:r>
    </w:p>
    <w:p w14:paraId="76B77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坦然说出“我不想去”，从来都不是一件坏事。</w:t>
      </w:r>
    </w:p>
    <w:p w14:paraId="5E7F6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你不用再为了迎合别人而委屈自己，学会拒绝，反而能让你更轻松。</w:t>
      </w:r>
    </w:p>
    <w:p w14:paraId="165466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懂得友谊不用讨好</w:t>
      </w:r>
    </w:p>
    <w:p w14:paraId="18E1E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真正的友谊，从来都不需要你刻意讨好的。</w:t>
      </w:r>
    </w:p>
    <w:p w14:paraId="19F1D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你不用勉强自己融入任何圈子，做你自己，就会有人真心喜欢你。</w:t>
      </w:r>
    </w:p>
    <w:p w14:paraId="0E5E624C">
      <w:pPr>
        <w:rPr>
          <w:rFonts w:hint="default"/>
          <w:lang w:val="en-US" w:eastAsia="zh-CN"/>
        </w:rPr>
      </w:pPr>
    </w:p>
    <w:p w14:paraId="4A3BD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徐夏深吸一口气，握紧手机，眼神变得坚定起来。</w:t>
      </w:r>
    </w:p>
    <w:p w14:paraId="0BFE6131">
      <w:pPr>
        <w:rPr>
          <w:ins w:id="120" w:author="永夜城." w:date="2026-09-25T21:08:12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她点开和李同学的聊天框</w:t>
      </w:r>
      <w:del w:id="121" w:author="永夜城." w:date="2026-09-25T21:08:11Z">
        <w:r>
          <w:rPr>
            <w:rFonts w:hint="default"/>
            <w:lang w:val="en-US" w:eastAsia="zh-CN"/>
          </w:rPr>
          <w:delText>，慢慢打字</w:delText>
        </w:r>
      </w:del>
      <w:r>
        <w:rPr>
          <w:rFonts w:hint="default"/>
          <w:lang w:val="en-US" w:eastAsia="zh-CN"/>
        </w:rPr>
        <w:t>。</w:t>
      </w:r>
    </w:p>
    <w:p w14:paraId="05E17719">
      <w:pPr>
        <w:rPr>
          <w:rFonts w:hint="default"/>
          <w:lang w:val="en-US" w:eastAsia="zh-CN"/>
        </w:rPr>
      </w:pPr>
      <w:ins w:id="122" w:author="永夜城." w:date="2026-09-25T21:08:12Z">
        <w:r>
          <w:rPr>
            <w:rFonts w:hint="eastAsia"/>
            <w:lang w:val="en-US" w:eastAsia="zh-CN"/>
          </w:rPr>
          <w:t>（插入玩家行为）</w:t>
        </w:r>
      </w:ins>
    </w:p>
    <w:p w14:paraId="0982D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【徐夏】不好意思呀，我刚忙完小组作业，实在太累了，想多休息一下，下次我约你们去吃火锅，好不好</w:t>
      </w:r>
    </w:p>
    <w:p w14:paraId="00145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没过几十秒，李同学就回复了消息。</w:t>
      </w:r>
    </w:p>
    <w:p w14:paraId="2D3B6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【李同学】没事没事，理解理解，忙完作业是该好好休息</w:t>
      </w:r>
    </w:p>
    <w:p w14:paraId="2D6D9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【李同学】你说的啊？那下次就等你约我们咯！</w:t>
      </w:r>
    </w:p>
    <w:p w14:paraId="1A483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李同学的语气普通平常，没有丝毫不满。</w:t>
      </w:r>
    </w:p>
    <w:p w14:paraId="7844B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收到消息，徐夏心里的石头瞬间落了地。</w:t>
      </w:r>
    </w:p>
    <w:p w14:paraId="68D07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她长长地舒了一口气，紧绷的肩膀彻底放松了下来。</w:t>
      </w:r>
    </w:p>
    <w:p w14:paraId="07DD3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其实说了也没什么的。</w:t>
      </w:r>
    </w:p>
    <w:p w14:paraId="53C56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徐夏看着消息，嘴角扬起灿烂的笑容，心里的焦虑和纠结彻底消散。</w:t>
      </w:r>
    </w:p>
    <w:p w14:paraId="17FB3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她噔噔爬上了床，安心地躺下了。</w:t>
      </w:r>
    </w:p>
    <w:p w14:paraId="06391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窗外的阳光透过窗帘缝隙照进来，暖暖的。</w:t>
      </w:r>
    </w:p>
    <w:p w14:paraId="5A0D3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这一刻，她终于明白，坦诚表达自己的感受，从来都不是一件坏事。</w:t>
      </w:r>
    </w:p>
    <w:p w14:paraId="4C751AD6">
      <w:pPr>
        <w:rPr>
          <w:rFonts w:hint="default"/>
          <w:lang w:val="en-US" w:eastAsia="zh-CN"/>
        </w:rPr>
      </w:pPr>
    </w:p>
    <w:p w14:paraId="392FED63">
      <w:pPr>
        <w:pStyle w:val="2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第三章</w:t>
      </w:r>
    </w:p>
    <w:p w14:paraId="19C00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躺上床休息了一个多小时后，徐夏终于缓过劲来。</w:t>
      </w:r>
    </w:p>
    <w:p w14:paraId="443A3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她和林溪聊了几句，约好一起去食堂吃饭。</w:t>
      </w:r>
    </w:p>
    <w:p w14:paraId="1F9B4F65">
      <w:pPr>
        <w:rPr>
          <w:ins w:id="123" w:author="永夜城." w:date="2026-09-25T21:08:38Z"/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现在临近饭点，食堂的人开始多了起来。</w:t>
      </w:r>
    </w:p>
    <w:p w14:paraId="12BCC46F">
      <w:pPr>
        <w:rPr>
          <w:ins w:id="124" w:author="永夜城." w:date="2026-09-25T21:11:23Z"/>
          <w:rFonts w:hint="eastAsia"/>
          <w:lang w:val="en-US" w:eastAsia="zh-CN"/>
        </w:rPr>
      </w:pPr>
      <w:ins w:id="125" w:author="永夜城." w:date="2026-09-25T21:11:11Z">
        <w:r>
          <w:rPr>
            <w:rFonts w:hint="eastAsia"/>
            <w:lang w:val="en-US" w:eastAsia="zh-CN"/>
          </w:rPr>
          <w:t>【</w:t>
        </w:r>
      </w:ins>
      <w:ins w:id="126" w:author="永夜城." w:date="2026-09-25T21:11:13Z">
        <w:r>
          <w:rPr>
            <w:rFonts w:hint="eastAsia"/>
            <w:lang w:val="en-US" w:eastAsia="zh-CN"/>
          </w:rPr>
          <w:t>林溪</w:t>
        </w:r>
      </w:ins>
      <w:ins w:id="127" w:author="永夜城." w:date="2026-09-25T21:11:11Z">
        <w:r>
          <w:rPr>
            <w:rFonts w:hint="eastAsia"/>
            <w:lang w:val="en-US" w:eastAsia="zh-CN"/>
          </w:rPr>
          <w:t>】</w:t>
        </w:r>
      </w:ins>
      <w:ins w:id="128" w:author="永夜城." w:date="2026-09-25T21:11:34Z">
        <w:r>
          <w:rPr>
            <w:rFonts w:hint="eastAsia"/>
            <w:lang w:val="en-US" w:eastAsia="zh-CN"/>
          </w:rPr>
          <w:t>：</w:t>
        </w:r>
      </w:ins>
      <w:ins w:id="129" w:author="永夜城." w:date="2026-09-25T21:11:17Z">
        <w:r>
          <w:rPr>
            <w:rFonts w:hint="eastAsia"/>
            <w:lang w:val="en-US" w:eastAsia="zh-CN"/>
          </w:rPr>
          <w:t>你先去点饭</w:t>
        </w:r>
      </w:ins>
      <w:ins w:id="130" w:author="永夜城." w:date="2026-09-25T21:11:18Z">
        <w:r>
          <w:rPr>
            <w:rFonts w:hint="eastAsia"/>
            <w:lang w:val="en-US" w:eastAsia="zh-CN"/>
          </w:rPr>
          <w:t>，我</w:t>
        </w:r>
      </w:ins>
      <w:ins w:id="131" w:author="永夜城." w:date="2026-09-25T21:11:20Z">
        <w:r>
          <w:rPr>
            <w:rFonts w:hint="eastAsia"/>
            <w:lang w:val="en-US" w:eastAsia="zh-CN"/>
          </w:rPr>
          <w:t>找</w:t>
        </w:r>
      </w:ins>
      <w:ins w:id="132" w:author="永夜城." w:date="2026-09-25T21:11:21Z">
        <w:r>
          <w:rPr>
            <w:rFonts w:hint="eastAsia"/>
            <w:lang w:val="en-US" w:eastAsia="zh-CN"/>
          </w:rPr>
          <w:t>个</w:t>
        </w:r>
      </w:ins>
      <w:ins w:id="133" w:author="永夜城." w:date="2026-09-25T21:11:22Z">
        <w:r>
          <w:rPr>
            <w:rFonts w:hint="eastAsia"/>
            <w:lang w:val="en-US" w:eastAsia="zh-CN"/>
          </w:rPr>
          <w:t>座位！</w:t>
        </w:r>
      </w:ins>
    </w:p>
    <w:p w14:paraId="6DF5AEDA">
      <w:pPr>
        <w:rPr>
          <w:ins w:id="134" w:author="永夜城." w:date="2026-09-25T21:11:36Z"/>
          <w:rFonts w:hint="eastAsia"/>
          <w:lang w:val="en-US" w:eastAsia="zh-CN"/>
        </w:rPr>
      </w:pPr>
      <w:ins w:id="135" w:author="永夜城." w:date="2026-09-25T21:11:28Z">
        <w:r>
          <w:rPr>
            <w:rFonts w:hint="eastAsia"/>
            <w:lang w:val="en-US" w:eastAsia="zh-CN"/>
          </w:rPr>
          <w:t>【</w:t>
        </w:r>
      </w:ins>
      <w:ins w:id="136" w:author="永夜城." w:date="2026-09-25T21:11:29Z">
        <w:r>
          <w:rPr>
            <w:rFonts w:hint="eastAsia"/>
            <w:lang w:val="en-US" w:eastAsia="zh-CN"/>
          </w:rPr>
          <w:t>徐夏</w:t>
        </w:r>
      </w:ins>
      <w:ins w:id="137" w:author="永夜城." w:date="2026-09-25T21:11:28Z">
        <w:r>
          <w:rPr>
            <w:rFonts w:hint="eastAsia"/>
            <w:lang w:val="en-US" w:eastAsia="zh-CN"/>
          </w:rPr>
          <w:t>】</w:t>
        </w:r>
      </w:ins>
      <w:ins w:id="138" w:author="永夜城." w:date="2026-09-25T21:11:30Z">
        <w:r>
          <w:rPr>
            <w:rFonts w:hint="eastAsia"/>
            <w:lang w:val="en-US" w:eastAsia="zh-CN"/>
          </w:rPr>
          <w:t>：</w:t>
        </w:r>
      </w:ins>
      <w:ins w:id="139" w:author="永夜城." w:date="2026-09-25T21:11:31Z">
        <w:r>
          <w:rPr>
            <w:rFonts w:hint="eastAsia"/>
            <w:lang w:val="en-US" w:eastAsia="zh-CN"/>
          </w:rPr>
          <w:t>好</w:t>
        </w:r>
      </w:ins>
    </w:p>
    <w:p w14:paraId="1D457B3C">
      <w:pPr>
        <w:rPr>
          <w:ins w:id="140" w:author="永夜城." w:date="2026-09-25T21:11:47Z"/>
          <w:rFonts w:hint="eastAsia"/>
          <w:lang w:val="en-US" w:eastAsia="zh-CN"/>
        </w:rPr>
      </w:pPr>
      <w:ins w:id="141" w:author="永夜城." w:date="2026-09-25T21:11:38Z">
        <w:r>
          <w:rPr>
            <w:rFonts w:hint="eastAsia"/>
            <w:lang w:val="en-US" w:eastAsia="zh-CN"/>
          </w:rPr>
          <w:t>去看看</w:t>
        </w:r>
      </w:ins>
      <w:ins w:id="142" w:author="永夜城." w:date="2026-09-25T21:11:41Z">
        <w:r>
          <w:rPr>
            <w:rFonts w:hint="eastAsia"/>
            <w:lang w:val="en-US" w:eastAsia="zh-CN"/>
          </w:rPr>
          <w:t>有什么</w:t>
        </w:r>
      </w:ins>
      <w:ins w:id="143" w:author="永夜城." w:date="2026-09-25T21:11:42Z">
        <w:r>
          <w:rPr>
            <w:rFonts w:hint="eastAsia"/>
            <w:lang w:val="en-US" w:eastAsia="zh-CN"/>
          </w:rPr>
          <w:t>饭吧..</w:t>
        </w:r>
      </w:ins>
      <w:ins w:id="144" w:author="永夜城." w:date="2026-09-25T21:11:43Z">
        <w:r>
          <w:rPr>
            <w:rFonts w:hint="eastAsia"/>
            <w:lang w:val="en-US" w:eastAsia="zh-CN"/>
          </w:rPr>
          <w:t>....</w:t>
        </w:r>
      </w:ins>
      <w:ins w:id="145" w:author="永夜城." w:date="2026-09-25T21:11:44Z">
        <w:r>
          <w:rPr>
            <w:rFonts w:hint="eastAsia"/>
            <w:lang w:val="en-US" w:eastAsia="zh-CN"/>
          </w:rPr>
          <w:br w:type="textWrapping"/>
        </w:r>
      </w:ins>
      <w:ins w:id="146" w:author="永夜城." w:date="2026-09-25T21:11:44Z">
        <w:r>
          <w:rPr>
            <w:rFonts w:hint="eastAsia"/>
            <w:lang w:val="en-US" w:eastAsia="zh-CN"/>
          </w:rPr>
          <w:t>（</w:t>
        </w:r>
      </w:ins>
      <w:ins w:id="147" w:author="永夜城." w:date="2026-09-25T21:11:46Z">
        <w:r>
          <w:rPr>
            <w:rFonts w:hint="eastAsia"/>
            <w:lang w:val="en-US" w:eastAsia="zh-CN"/>
          </w:rPr>
          <w:t>插入玩家行为</w:t>
        </w:r>
      </w:ins>
      <w:ins w:id="148" w:author="永夜城." w:date="2026-09-25T21:11:44Z">
        <w:r>
          <w:rPr>
            <w:rFonts w:hint="eastAsia"/>
            <w:lang w:val="en-US" w:eastAsia="zh-CN"/>
          </w:rPr>
          <w:t>）</w:t>
        </w:r>
      </w:ins>
    </w:p>
    <w:p w14:paraId="0E641C91">
      <w:pPr>
        <w:rPr>
          <w:ins w:id="149" w:author="永夜城." w:date="2026-09-25T21:12:17Z"/>
          <w:rFonts w:hint="eastAsia"/>
          <w:lang w:val="en-US" w:eastAsia="zh-CN"/>
        </w:rPr>
      </w:pPr>
      <w:ins w:id="150" w:author="永夜城." w:date="2026-09-25T21:11:54Z">
        <w:r>
          <w:rPr>
            <w:rFonts w:hint="eastAsia"/>
            <w:lang w:val="en-US" w:eastAsia="zh-CN"/>
          </w:rPr>
          <w:t>点</w:t>
        </w:r>
      </w:ins>
      <w:ins w:id="151" w:author="永夜城." w:date="2026-09-25T21:11:56Z">
        <w:r>
          <w:rPr>
            <w:rFonts w:hint="eastAsia"/>
            <w:lang w:val="en-US" w:eastAsia="zh-CN"/>
          </w:rPr>
          <w:t>完</w:t>
        </w:r>
      </w:ins>
      <w:ins w:id="152" w:author="永夜城." w:date="2026-09-25T21:11:57Z">
        <w:r>
          <w:rPr>
            <w:rFonts w:hint="eastAsia"/>
            <w:lang w:val="en-US" w:eastAsia="zh-CN"/>
          </w:rPr>
          <w:t>饭，</w:t>
        </w:r>
      </w:ins>
      <w:ins w:id="153" w:author="永夜城." w:date="2026-09-25T22:29:17Z">
        <w:r>
          <w:rPr>
            <w:rFonts w:hint="eastAsia"/>
            <w:lang w:val="en-US" w:eastAsia="zh-CN"/>
          </w:rPr>
          <w:t>徐夏</w:t>
        </w:r>
      </w:ins>
      <w:ins w:id="154" w:author="永夜城." w:date="2026-09-25T21:11:59Z">
        <w:r>
          <w:rPr>
            <w:rFonts w:hint="eastAsia"/>
            <w:lang w:val="en-US" w:eastAsia="zh-CN"/>
          </w:rPr>
          <w:t>回头</w:t>
        </w:r>
      </w:ins>
      <w:ins w:id="155" w:author="永夜城." w:date="2026-09-25T21:12:11Z">
        <w:r>
          <w:rPr>
            <w:rFonts w:hint="eastAsia"/>
            <w:lang w:val="en-US" w:eastAsia="zh-CN"/>
          </w:rPr>
          <w:t>看到</w:t>
        </w:r>
      </w:ins>
      <w:ins w:id="156" w:author="永夜城." w:date="2026-09-25T21:12:00Z">
        <w:r>
          <w:rPr>
            <w:rFonts w:hint="eastAsia"/>
            <w:lang w:val="en-US" w:eastAsia="zh-CN"/>
          </w:rPr>
          <w:t>了</w:t>
        </w:r>
      </w:ins>
      <w:ins w:id="157" w:author="永夜城." w:date="2026-09-25T21:12:06Z">
        <w:r>
          <w:rPr>
            <w:rFonts w:hint="eastAsia"/>
            <w:lang w:val="en-US" w:eastAsia="zh-CN"/>
          </w:rPr>
          <w:t>林溪</w:t>
        </w:r>
      </w:ins>
      <w:ins w:id="158" w:author="永夜城." w:date="2026-09-25T21:12:15Z">
        <w:r>
          <w:rPr>
            <w:rFonts w:hint="eastAsia"/>
            <w:lang w:val="en-US" w:eastAsia="zh-CN"/>
          </w:rPr>
          <w:t>找的座位</w:t>
        </w:r>
      </w:ins>
      <w:ins w:id="159" w:author="永夜城." w:date="2026-09-25T21:12:16Z">
        <w:r>
          <w:rPr>
            <w:rFonts w:hint="eastAsia"/>
            <w:lang w:val="en-US" w:eastAsia="zh-CN"/>
          </w:rPr>
          <w:t>。</w:t>
        </w:r>
      </w:ins>
    </w:p>
    <w:p w14:paraId="5D51C3E1">
      <w:pPr>
        <w:rPr>
          <w:rFonts w:hint="default"/>
          <w:lang w:val="en-US" w:eastAsia="zh-CN"/>
        </w:rPr>
      </w:pPr>
      <w:ins w:id="160" w:author="永夜城." w:date="2026-09-25T21:12:18Z">
        <w:r>
          <w:rPr>
            <w:rFonts w:hint="eastAsia"/>
            <w:lang w:val="en-US" w:eastAsia="zh-CN"/>
          </w:rPr>
          <w:t>（</w:t>
        </w:r>
      </w:ins>
      <w:ins w:id="161" w:author="永夜城." w:date="2026-09-25T21:12:20Z">
        <w:r>
          <w:rPr>
            <w:rFonts w:hint="eastAsia"/>
            <w:lang w:val="en-US" w:eastAsia="zh-CN"/>
          </w:rPr>
          <w:t>插入玩家行为</w:t>
        </w:r>
      </w:ins>
      <w:ins w:id="162" w:author="永夜城." w:date="2026-09-25T21:12:18Z">
        <w:r>
          <w:rPr>
            <w:rFonts w:hint="eastAsia"/>
            <w:lang w:val="en-US" w:eastAsia="zh-CN"/>
          </w:rPr>
          <w:t>）</w:t>
        </w:r>
      </w:ins>
    </w:p>
    <w:p w14:paraId="15C306FB">
      <w:pPr>
        <w:rPr>
          <w:rFonts w:hint="default"/>
          <w:lang w:val="en-US" w:eastAsia="zh-CN"/>
        </w:rPr>
      </w:pPr>
      <w:del w:id="163" w:author="永夜城." w:date="2026-09-25T21:12:31Z">
        <w:r>
          <w:rPr>
            <w:rFonts w:hint="default"/>
            <w:lang w:val="en-US" w:eastAsia="zh-CN"/>
          </w:rPr>
          <w:delText>徐夏和林溪难得找了个靠窗的位置，</w:delText>
        </w:r>
      </w:del>
      <w:r>
        <w:rPr>
          <w:rFonts w:hint="default"/>
          <w:lang w:val="en-US" w:eastAsia="zh-CN"/>
        </w:rPr>
        <w:t>等</w:t>
      </w:r>
      <w:del w:id="164" w:author="永夜城." w:date="2026-09-25T21:12:30Z">
        <w:r>
          <w:rPr>
            <w:rFonts w:hint="default"/>
            <w:lang w:val="en-US" w:eastAsia="zh-CN"/>
          </w:rPr>
          <w:delText>点完餐</w:delText>
        </w:r>
      </w:del>
      <w:r>
        <w:rPr>
          <w:rFonts w:hint="default"/>
          <w:lang w:val="en-US" w:eastAsia="zh-CN"/>
        </w:rPr>
        <w:t>坐下后，</w:t>
      </w:r>
      <w:ins w:id="165" w:author="永夜城." w:date="2026-09-25T21:12:36Z">
        <w:r>
          <w:rPr>
            <w:rFonts w:hint="eastAsia"/>
            <w:lang w:val="en-US" w:eastAsia="zh-CN"/>
          </w:rPr>
          <w:t>徐夏</w:t>
        </w:r>
      </w:ins>
      <w:ins w:id="166" w:author="永夜城." w:date="2026-09-25T21:12:37Z">
        <w:r>
          <w:rPr>
            <w:rFonts w:hint="eastAsia"/>
            <w:lang w:val="en-US" w:eastAsia="zh-CN"/>
          </w:rPr>
          <w:t>和林溪</w:t>
        </w:r>
      </w:ins>
      <w:r>
        <w:rPr>
          <w:rFonts w:hint="default"/>
          <w:lang w:val="en-US" w:eastAsia="zh-CN"/>
        </w:rPr>
        <w:t>就慢慢聊了起来。</w:t>
      </w:r>
      <w:ins w:id="167" w:author="永夜城." w:date="2026-09-25T21:22:04Z">
        <w:r>
          <w:rPr>
            <w:rFonts w:hint="eastAsia"/>
            <w:lang w:val="en-US" w:eastAsia="zh-CN"/>
          </w:rPr>
          <w:t>（</w:t>
        </w:r>
      </w:ins>
      <w:ins w:id="168" w:author="永夜城." w:date="2026-09-25T21:22:05Z">
        <w:r>
          <w:rPr>
            <w:rFonts w:hint="eastAsia"/>
            <w:lang w:val="en-US" w:eastAsia="zh-CN"/>
          </w:rPr>
          <w:t>嘈杂的</w:t>
        </w:r>
      </w:ins>
      <w:ins w:id="169" w:author="永夜城." w:date="2026-09-25T21:22:11Z">
        <w:r>
          <w:rPr>
            <w:rFonts w:hint="eastAsia"/>
            <w:lang w:val="en-US" w:eastAsia="zh-CN"/>
          </w:rPr>
          <w:t>人</w:t>
        </w:r>
      </w:ins>
      <w:ins w:id="170" w:author="永夜城." w:date="2026-09-25T21:22:12Z">
        <w:r>
          <w:rPr>
            <w:rFonts w:hint="eastAsia"/>
            <w:lang w:val="en-US" w:eastAsia="zh-CN"/>
          </w:rPr>
          <w:t>声</w:t>
        </w:r>
      </w:ins>
      <w:ins w:id="171" w:author="永夜城." w:date="2026-09-25T21:22:06Z">
        <w:r>
          <w:rPr>
            <w:rFonts w:hint="eastAsia"/>
            <w:lang w:val="en-US" w:eastAsia="zh-CN"/>
          </w:rPr>
          <w:t>背景音</w:t>
        </w:r>
      </w:ins>
      <w:ins w:id="172" w:author="永夜城." w:date="2026-09-25T21:22:04Z">
        <w:r>
          <w:rPr>
            <w:rFonts w:hint="eastAsia"/>
            <w:lang w:val="en-US" w:eastAsia="zh-CN"/>
          </w:rPr>
          <w:t>）</w:t>
        </w:r>
      </w:ins>
    </w:p>
    <w:p w14:paraId="4ED01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一开始都是各种琐事，从老师聊到八卦，再到最近大家的动向。</w:t>
      </w:r>
    </w:p>
    <w:p w14:paraId="66011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直到林溪突然安静，侧着耳朵听到了隔壁在聊的内容。</w:t>
      </w:r>
    </w:p>
    <w:p w14:paraId="037D4B33">
      <w:pPr>
        <w:rPr>
          <w:ins w:id="173" w:author="永夜城." w:date="2026-09-25T21:09:28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徐夏跟着把注意力分散过去，发现隔壁正在聊未来出路。</w:t>
      </w:r>
    </w:p>
    <w:p w14:paraId="7DA99480">
      <w:pPr>
        <w:rPr>
          <w:rFonts w:hint="default"/>
          <w:highlight w:val="yellow"/>
          <w:lang w:val="en-US" w:eastAsia="zh-CN"/>
          <w:rPrChange w:id="174" w:author="永夜城." w:date="2026-09-25T21:12:53Z">
            <w:rPr>
              <w:rFonts w:hint="default"/>
              <w:lang w:val="en-US" w:eastAsia="zh-CN"/>
            </w:rPr>
          </w:rPrChange>
        </w:rPr>
      </w:pPr>
      <w:ins w:id="175" w:author="永夜城." w:date="2026-09-25T21:09:29Z">
        <w:r>
          <w:rPr>
            <w:rFonts w:hint="eastAsia"/>
            <w:highlight w:val="yellow"/>
            <w:lang w:val="en-US" w:eastAsia="zh-CN"/>
            <w:rPrChange w:id="176" w:author="永夜城." w:date="2026-09-25T21:12:53Z">
              <w:rPr>
                <w:rFonts w:hint="eastAsia"/>
                <w:lang w:val="en-US" w:eastAsia="zh-CN"/>
              </w:rPr>
            </w:rPrChange>
          </w:rPr>
          <w:t>（补充</w:t>
        </w:r>
      </w:ins>
      <w:ins w:id="178" w:author="永夜城." w:date="2026-09-25T21:09:30Z">
        <w:r>
          <w:rPr>
            <w:rFonts w:hint="eastAsia"/>
            <w:highlight w:val="yellow"/>
            <w:lang w:val="en-US" w:eastAsia="zh-CN"/>
            <w:rPrChange w:id="179" w:author="永夜城." w:date="2026-09-25T21:12:53Z">
              <w:rPr>
                <w:rFonts w:hint="eastAsia"/>
                <w:lang w:val="en-US" w:eastAsia="zh-CN"/>
              </w:rPr>
            </w:rPrChange>
          </w:rPr>
          <w:t>对话</w:t>
        </w:r>
      </w:ins>
      <w:ins w:id="181" w:author="永夜城." w:date="2026-09-25T21:09:29Z">
        <w:r>
          <w:rPr>
            <w:rFonts w:hint="eastAsia"/>
            <w:highlight w:val="yellow"/>
            <w:lang w:val="en-US" w:eastAsia="zh-CN"/>
            <w:rPrChange w:id="182" w:author="永夜城." w:date="2026-09-25T21:12:53Z">
              <w:rPr>
                <w:rFonts w:hint="eastAsia"/>
                <w:lang w:val="en-US" w:eastAsia="zh-CN"/>
              </w:rPr>
            </w:rPrChange>
          </w:rPr>
          <w:t>）</w:t>
        </w:r>
      </w:ins>
    </w:p>
    <w:p w14:paraId="6D749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林溪挑了挑眉。</w:t>
      </w:r>
    </w:p>
    <w:p w14:paraId="17950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【林溪】说起来，夏夏，你有没有想过以后考研还是就业？</w:t>
      </w:r>
    </w:p>
    <w:p w14:paraId="3608F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【林溪】我打算考本校的研究生，看复习资料的时候才发现学的全都忘了！</w:t>
      </w:r>
    </w:p>
    <w:p w14:paraId="24A0F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【徐夏】呃？</w:t>
      </w:r>
    </w:p>
    <w:p w14:paraId="09F6D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徐夏愣了一下，手里的筷子停住了，脸上的笑容慢慢停下了。</w:t>
      </w:r>
    </w:p>
    <w:p w14:paraId="35011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她摇了摇头。</w:t>
      </w:r>
    </w:p>
    <w:p w14:paraId="05911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心里瞬间涌上一股莫名的焦虑。</w:t>
      </w:r>
    </w:p>
    <w:p w14:paraId="3B548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【徐夏】我还没想过，也不知道自己该选哪条路。</w:t>
      </w:r>
    </w:p>
    <w:p w14:paraId="0ED0B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【王含】咦？好巧，你们也在这里，我能坐旁边吗？</w:t>
      </w:r>
    </w:p>
    <w:p w14:paraId="5E436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是同班的王同学。</w:t>
      </w:r>
    </w:p>
    <w:p w14:paraId="0BD49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大概是准备吃饭，正好看到她们了。</w:t>
      </w:r>
    </w:p>
    <w:p w14:paraId="786D6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徐夏笑了笑，</w:t>
      </w:r>
      <w:del w:id="184" w:author="永夜城." w:date="2026-09-25T22:29:46Z">
        <w:r>
          <w:rPr>
            <w:rFonts w:hint="default"/>
            <w:lang w:val="en-US" w:eastAsia="zh-CN"/>
          </w:rPr>
          <w:delText>把旁边的椅子拉开</w:delText>
        </w:r>
      </w:del>
      <w:ins w:id="185" w:author="永夜城." w:date="2026-09-25T22:29:49Z">
        <w:r>
          <w:rPr>
            <w:rFonts w:hint="eastAsia"/>
            <w:lang w:val="en-US" w:eastAsia="zh-CN"/>
          </w:rPr>
          <w:t>示意</w:t>
        </w:r>
      </w:ins>
      <w:ins w:id="186" w:author="永夜城." w:date="2026-09-25T22:29:51Z">
        <w:r>
          <w:rPr>
            <w:rFonts w:hint="eastAsia"/>
            <w:lang w:val="en-US" w:eastAsia="zh-CN"/>
          </w:rPr>
          <w:t>对方坐下</w:t>
        </w:r>
      </w:ins>
      <w:r>
        <w:rPr>
          <w:rFonts w:hint="default"/>
          <w:lang w:val="en-US" w:eastAsia="zh-CN"/>
        </w:rPr>
        <w:t>。</w:t>
      </w:r>
    </w:p>
    <w:p w14:paraId="3C375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【徐夏】坐吧坐吧~</w:t>
      </w:r>
    </w:p>
    <w:p w14:paraId="7F226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【王含】你们刚刚在聊什么？</w:t>
      </w:r>
    </w:p>
    <w:p w14:paraId="71192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【林溪】在聊以后打算考研还是去上班呢！</w:t>
      </w:r>
    </w:p>
    <w:p w14:paraId="7465A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【王含】啊~你们怎么说？</w:t>
      </w:r>
    </w:p>
    <w:p w14:paraId="18E21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林溪把刚刚说的话复述了一遍。</w:t>
      </w:r>
    </w:p>
    <w:p w14:paraId="769B0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【王含】好厉害啊...我就不打算考研，不想再备考了，感觉好辛苦。</w:t>
      </w:r>
    </w:p>
    <w:p w14:paraId="0B072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【王含】家里给我安排了实习，我打算毕业就直接工作了。</w:t>
      </w:r>
    </w:p>
    <w:p w14:paraId="4C86D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徐夏看着林溪和王同学，竖着耳朵听起两人清晰的规划。</w:t>
      </w:r>
    </w:p>
    <w:p w14:paraId="47DA7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相比之下，自己对未来实在是没有想法。</w:t>
      </w:r>
    </w:p>
    <w:p w14:paraId="5084E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不知道该往哪里走。</w:t>
      </w:r>
    </w:p>
    <w:p w14:paraId="143F9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也不知道哪条路更好……</w:t>
      </w:r>
    </w:p>
    <w:p w14:paraId="09F49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徐夏低下头，扒了两口饭，有点食不知味。</w:t>
      </w:r>
    </w:p>
    <w:p w14:paraId="190D3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【徐夏】（小声嘀咕）大家都有目标，只有我什么都不懂……</w:t>
      </w:r>
    </w:p>
    <w:p w14:paraId="0D935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林溪和王同学听到她的嘀咕，对视了一眼。</w:t>
      </w:r>
    </w:p>
    <w:p w14:paraId="4E41C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王含笑了笑。</w:t>
      </w:r>
    </w:p>
    <w:p w14:paraId="658C6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【王含】你别这么说，不是所有人都能一下子找到方向的，慢慢来就好。</w:t>
      </w:r>
    </w:p>
    <w:p w14:paraId="48EFF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【王含】我也是全靠家里，不然也不知道该怎么办呢。</w:t>
      </w:r>
    </w:p>
    <w:p w14:paraId="7F4F5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徐夏抬起头，语气有些哽住。</w:t>
      </w:r>
    </w:p>
    <w:p w14:paraId="3CA93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【徐夏】可是考研的话我怕考不上，又浪费时间又浪费精力……</w:t>
      </w:r>
    </w:p>
    <w:p w14:paraId="7C21D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【徐夏】直接去上班的话，我也没有实习经历，没什么擅长的，感觉没人会要我。</w:t>
      </w:r>
    </w:p>
    <w:p w14:paraId="7095B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【徐夏】大家都在往前走，只有我还，感觉...</w:t>
      </w:r>
    </w:p>
    <w:p w14:paraId="73799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徐夏没有继续说下去，只是叹了口气。</w:t>
      </w:r>
    </w:p>
    <w:p w14:paraId="7B056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我感觉自己不如别人，也感觉自己很没用。</w:t>
      </w:r>
    </w:p>
    <w:p w14:paraId="41261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看不到方向，也看不到未来。</w:t>
      </w:r>
    </w:p>
    <w:p w14:paraId="6D741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徐夏低下头，肩膀微微颤抖着，心里的迷茫和焦虑像潮水一样涌来，压得她喘不过气。</w:t>
      </w:r>
    </w:p>
    <w:p w14:paraId="505CE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以后……该怎么办？</w:t>
      </w:r>
    </w:p>
    <w:p w14:paraId="68A88F3C">
      <w:pPr>
        <w:rPr>
          <w:rFonts w:hint="default"/>
          <w:lang w:val="en-US" w:eastAsia="zh-CN"/>
        </w:rPr>
      </w:pPr>
    </w:p>
    <w:p w14:paraId="4FF78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请帮徐夏完成自我视角焦虑记录：徐夏实际上在焦虑的，是什么？</w:t>
      </w:r>
    </w:p>
    <w:p w14:paraId="7AB23F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 xml:space="preserve">对考研就业都没有底气 </w:t>
      </w:r>
    </w:p>
    <w:p w14:paraId="329C4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我担心考研没把握、就业没竞争力。</w:t>
      </w:r>
    </w:p>
    <w:p w14:paraId="4D217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不管选哪条路都看不到希望，翻招聘也会对着信息发呆，连投简历的勇气都没有，这种感受像在迷雾中迷路……</w:t>
      </w:r>
    </w:p>
    <w:p w14:paraId="04CF2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我真正害怕的是没有方向、一事无成。</w:t>
      </w:r>
    </w:p>
    <w:p w14:paraId="2DB95C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感觉落后同学，怕被淘汰</w:t>
      </w:r>
    </w:p>
    <w:p w14:paraId="03C45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当我担心身边的同学都有了明确规划，而我还在原地打转，会被同龄人彻底淘汰时，我会忍不住刷着朋友圈对比</w:t>
      </w:r>
    </w:p>
    <w:p w14:paraId="09367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这种感受像被远远甩在后面……</w:t>
      </w:r>
    </w:p>
    <w:p w14:paraId="190EF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我真正害怕的是被时代抛下、无人问津，失去尊严。</w:t>
      </w:r>
    </w:p>
    <w:p w14:paraId="046236E9">
      <w:pPr>
        <w:rPr>
          <w:ins w:id="187" w:author="永夜城." w:date="2026-09-25T22:30:08Z"/>
          <w:rFonts w:hint="default"/>
          <w:lang w:val="en-US" w:eastAsia="zh-CN"/>
        </w:rPr>
      </w:pPr>
    </w:p>
    <w:p w14:paraId="29D3F89C">
      <w:pPr>
        <w:rPr>
          <w:rFonts w:hint="default"/>
          <w:lang w:val="en-US" w:eastAsia="zh-CN"/>
        </w:rPr>
      </w:pPr>
      <w:ins w:id="188" w:author="永夜城." w:date="2026-09-25T22:30:21Z">
        <w:r>
          <w:rPr>
            <w:rFonts w:hint="eastAsia"/>
            <w:lang w:val="en-US" w:eastAsia="zh-CN"/>
          </w:rPr>
          <w:t>（</w:t>
        </w:r>
      </w:ins>
      <w:ins w:id="189" w:author="永夜城." w:date="2026-09-25T22:30:11Z">
        <w:r>
          <w:rPr>
            <w:rFonts w:hint="eastAsia"/>
            <w:lang w:val="en-US" w:eastAsia="zh-CN"/>
          </w:rPr>
          <w:t>此下主视角暂用李老师</w:t>
        </w:r>
      </w:ins>
      <w:ins w:id="190" w:author="永夜城." w:date="2026-09-25T22:30:23Z">
        <w:r>
          <w:rPr>
            <w:rFonts w:hint="eastAsia"/>
            <w:lang w:val="en-US" w:eastAsia="zh-CN"/>
          </w:rPr>
          <w:t>）</w:t>
        </w:r>
      </w:ins>
    </w:p>
    <w:p w14:paraId="7BB46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【李老师】到时间了……</w:t>
      </w:r>
    </w:p>
    <w:p w14:paraId="79EE6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最近，根据领导的安排，辅导员需要挨个约见班上的学生。</w:t>
      </w:r>
    </w:p>
    <w:p w14:paraId="3118C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每个学生都需要被约来一谈，无一例外。目的是让辅导员了解一下同学们的近况，在可能的范围内尽量提供帮助。</w:t>
      </w:r>
    </w:p>
    <w:p w14:paraId="44A17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今天下午，正好轮到了徐夏。</w:t>
      </w:r>
    </w:p>
    <w:p w14:paraId="49907D56">
      <w:pPr>
        <w:rPr>
          <w:ins w:id="191" w:author="永夜城." w:date="2026-09-25T21:14:51Z"/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【李老师】走吧，见孩子去。</w:t>
      </w:r>
    </w:p>
    <w:p w14:paraId="17D12D15">
      <w:pPr>
        <w:rPr>
          <w:rFonts w:hint="default"/>
          <w:lang w:val="en-US" w:eastAsia="zh-CN"/>
        </w:rPr>
      </w:pPr>
      <w:ins w:id="192" w:author="永夜城." w:date="2026-09-25T21:14:51Z">
        <w:r>
          <w:rPr>
            <w:rFonts w:hint="eastAsia"/>
            <w:lang w:val="en-US" w:eastAsia="zh-CN"/>
          </w:rPr>
          <w:t>（</w:t>
        </w:r>
      </w:ins>
      <w:ins w:id="193" w:author="永夜城." w:date="2026-09-25T21:14:53Z">
        <w:r>
          <w:rPr>
            <w:rFonts w:hint="eastAsia"/>
            <w:lang w:val="en-US" w:eastAsia="zh-CN"/>
          </w:rPr>
          <w:t>插入</w:t>
        </w:r>
      </w:ins>
      <w:ins w:id="194" w:author="永夜城." w:date="2026-09-25T21:14:55Z">
        <w:r>
          <w:rPr>
            <w:rFonts w:hint="eastAsia"/>
            <w:lang w:val="en-US" w:eastAsia="zh-CN"/>
          </w:rPr>
          <w:t>玩家行为</w:t>
        </w:r>
      </w:ins>
      <w:ins w:id="195" w:author="永夜城." w:date="2026-09-25T21:15:02Z">
        <w:r>
          <w:rPr>
            <w:rFonts w:hint="eastAsia"/>
            <w:lang w:val="en-US" w:eastAsia="zh-CN"/>
          </w:rPr>
          <w:t>-</w:t>
        </w:r>
      </w:ins>
      <w:ins w:id="196" w:author="永夜城." w:date="2026-09-25T21:15:03Z">
        <w:r>
          <w:rPr>
            <w:rFonts w:hint="eastAsia"/>
            <w:lang w:val="en-US" w:eastAsia="zh-CN"/>
          </w:rPr>
          <w:t>走廊</w:t>
        </w:r>
      </w:ins>
      <w:ins w:id="197" w:author="永夜城." w:date="2026-09-25T21:15:51Z">
        <w:r>
          <w:rPr>
            <w:rFonts w:hint="eastAsia"/>
            <w:lang w:val="en-US" w:eastAsia="zh-CN"/>
          </w:rPr>
          <w:t>走到</w:t>
        </w:r>
      </w:ins>
      <w:ins w:id="198" w:author="永夜城." w:date="2026-09-25T21:15:05Z">
        <w:r>
          <w:rPr>
            <w:rFonts w:hint="eastAsia"/>
            <w:lang w:val="en-US" w:eastAsia="zh-CN"/>
          </w:rPr>
          <w:t>办公室</w:t>
        </w:r>
      </w:ins>
      <w:ins w:id="199" w:author="永夜城." w:date="2026-09-25T21:15:53Z">
        <w:r>
          <w:rPr>
            <w:rFonts w:hint="eastAsia"/>
            <w:lang w:val="en-US" w:eastAsia="zh-CN"/>
          </w:rPr>
          <w:t>门口</w:t>
        </w:r>
      </w:ins>
      <w:ins w:id="200" w:author="永夜城." w:date="2026-09-25T21:15:32Z">
        <w:r>
          <w:rPr>
            <w:rFonts w:hint="eastAsia"/>
            <w:lang w:val="en-US" w:eastAsia="zh-CN"/>
          </w:rPr>
          <w:t>，</w:t>
        </w:r>
      </w:ins>
      <w:ins w:id="201" w:author="永夜城." w:date="2026-09-25T21:15:57Z">
        <w:r>
          <w:rPr>
            <w:rFonts w:hint="eastAsia"/>
            <w:lang w:val="en-US" w:eastAsia="zh-CN"/>
          </w:rPr>
          <w:t>点击</w:t>
        </w:r>
      </w:ins>
      <w:ins w:id="202" w:author="永夜城." w:date="2026-09-25T21:15:59Z">
        <w:r>
          <w:rPr>
            <w:rFonts w:hint="eastAsia"/>
            <w:lang w:val="en-US" w:eastAsia="zh-CN"/>
          </w:rPr>
          <w:t>“</w:t>
        </w:r>
      </w:ins>
      <w:ins w:id="203" w:author="永夜城." w:date="2026-09-25T21:16:00Z">
        <w:r>
          <w:rPr>
            <w:rFonts w:hint="eastAsia"/>
            <w:lang w:val="en-US" w:eastAsia="zh-CN"/>
          </w:rPr>
          <w:t>进入</w:t>
        </w:r>
      </w:ins>
      <w:ins w:id="204" w:author="永夜城." w:date="2026-09-25T21:15:59Z">
        <w:r>
          <w:rPr>
            <w:rFonts w:hint="eastAsia"/>
            <w:lang w:val="en-US" w:eastAsia="zh-CN"/>
          </w:rPr>
          <w:t>”</w:t>
        </w:r>
      </w:ins>
      <w:ins w:id="205" w:author="永夜城." w:date="2026-09-25T21:16:03Z">
        <w:r>
          <w:rPr>
            <w:rFonts w:hint="eastAsia"/>
            <w:lang w:val="en-US" w:eastAsia="zh-CN"/>
          </w:rPr>
          <w:t>，</w:t>
        </w:r>
      </w:ins>
      <w:ins w:id="206" w:author="永夜城." w:date="2026-09-25T21:15:33Z">
        <w:r>
          <w:rPr>
            <w:rFonts w:hint="eastAsia"/>
            <w:lang w:val="en-US" w:eastAsia="zh-CN"/>
          </w:rPr>
          <w:t>然后</w:t>
        </w:r>
      </w:ins>
      <w:ins w:id="207" w:author="永夜城." w:date="2026-09-25T21:18:19Z">
        <w:r>
          <w:rPr>
            <w:rFonts w:hint="eastAsia"/>
            <w:lang w:val="en-US" w:eastAsia="zh-CN"/>
          </w:rPr>
          <w:t>黑屏，</w:t>
        </w:r>
      </w:ins>
      <w:ins w:id="208" w:author="永夜城." w:date="2026-09-25T21:18:21Z">
        <w:r>
          <w:rPr>
            <w:rFonts w:hint="eastAsia"/>
            <w:lang w:val="en-US" w:eastAsia="zh-CN"/>
          </w:rPr>
          <w:t>刷进</w:t>
        </w:r>
      </w:ins>
      <w:ins w:id="209" w:author="永夜城." w:date="2026-09-25T21:18:24Z">
        <w:r>
          <w:rPr>
            <w:rFonts w:hint="eastAsia"/>
            <w:lang w:val="en-US" w:eastAsia="zh-CN"/>
          </w:rPr>
          <w:t>办公室里</w:t>
        </w:r>
      </w:ins>
      <w:ins w:id="210" w:author="永夜城." w:date="2026-09-25T22:30:31Z">
        <w:r>
          <w:rPr>
            <w:rFonts w:hint="eastAsia"/>
            <w:lang w:val="en-US" w:eastAsia="zh-CN"/>
          </w:rPr>
          <w:t>，</w:t>
        </w:r>
      </w:ins>
      <w:ins w:id="211" w:author="永夜城." w:date="2026-09-25T22:30:32Z">
        <w:r>
          <w:rPr>
            <w:rFonts w:hint="eastAsia"/>
            <w:lang w:val="en-US" w:eastAsia="zh-CN"/>
          </w:rPr>
          <w:t>感觉</w:t>
        </w:r>
      </w:ins>
      <w:ins w:id="212" w:author="永夜城." w:date="2026-09-25T22:30:33Z">
        <w:r>
          <w:rPr>
            <w:rFonts w:hint="eastAsia"/>
            <w:lang w:val="en-US" w:eastAsia="zh-CN"/>
          </w:rPr>
          <w:t>比</w:t>
        </w:r>
      </w:ins>
      <w:ins w:id="213" w:author="永夜城." w:date="2026-09-25T22:30:34Z">
        <w:r>
          <w:rPr>
            <w:rFonts w:hint="eastAsia"/>
            <w:lang w:val="en-US" w:eastAsia="zh-CN"/>
          </w:rPr>
          <w:t>动画简单</w:t>
        </w:r>
      </w:ins>
      <w:ins w:id="214" w:author="永夜城." w:date="2026-09-25T21:14:51Z">
        <w:r>
          <w:rPr>
            <w:rFonts w:hint="eastAsia"/>
            <w:lang w:val="en-US" w:eastAsia="zh-CN"/>
          </w:rPr>
          <w:t>）</w:t>
        </w:r>
      </w:ins>
    </w:p>
    <w:p w14:paraId="317CF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等到李老师来的时候，徐夏正在沙发上翻放在这里的资料。</w:t>
      </w:r>
    </w:p>
    <w:p w14:paraId="6ED3F6AD">
      <w:pPr>
        <w:rPr>
          <w:del w:id="215" w:author="永夜城." w:date="2026-09-25T21:22:41Z"/>
          <w:rFonts w:hint="default"/>
          <w:lang w:val="en-US" w:eastAsia="zh-CN"/>
        </w:rPr>
      </w:pPr>
      <w:del w:id="216" w:author="永夜城." w:date="2026-09-25T21:22:41Z">
        <w:r>
          <w:rPr>
            <w:rFonts w:hint="default"/>
            <w:lang w:val="en-US" w:eastAsia="zh-CN"/>
          </w:rPr>
          <w:delText>未来出路的问题要不要和辅导员的李老师说一说呢？</w:delText>
        </w:r>
      </w:del>
    </w:p>
    <w:p w14:paraId="401DF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【李老师】你来了？</w:t>
      </w:r>
      <w:del w:id="217" w:author="永夜城." w:date="2026-09-25T21:17:14Z">
        <w:r>
          <w:rPr>
            <w:rFonts w:hint="default"/>
            <w:lang w:val="en-US" w:eastAsia="zh-CN"/>
          </w:rPr>
          <w:delText>坐吧坐吧。</w:delText>
        </w:r>
      </w:del>
    </w:p>
    <w:p w14:paraId="2A388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李老师看着徐夏，顿住了一下。</w:t>
      </w:r>
    </w:p>
    <w:p w14:paraId="59D17460">
      <w:pPr>
        <w:rPr>
          <w:ins w:id="218" w:author="永夜城." w:date="2026-09-25T21:23:25Z"/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【李老师】怎么了徐夏，你好像不开心？</w:t>
      </w:r>
    </w:p>
    <w:p w14:paraId="116E94A4">
      <w:pPr>
        <w:rPr>
          <w:rFonts w:hint="default"/>
          <w:lang w:val="en-US" w:eastAsia="zh-CN"/>
        </w:rPr>
      </w:pPr>
      <w:ins w:id="219" w:author="永夜城." w:date="2026-09-25T21:23:26Z">
        <w:r>
          <w:rPr>
            <w:rFonts w:hint="eastAsia"/>
            <w:lang w:val="en-US" w:eastAsia="zh-CN"/>
          </w:rPr>
          <w:t>（</w:t>
        </w:r>
      </w:ins>
      <w:ins w:id="220" w:author="永夜城." w:date="2026-09-25T21:23:48Z">
        <w:r>
          <w:rPr>
            <w:rFonts w:hint="eastAsia"/>
            <w:lang w:val="en-US" w:eastAsia="zh-CN"/>
          </w:rPr>
          <w:t>需要</w:t>
        </w:r>
      </w:ins>
      <w:ins w:id="221" w:author="永夜城." w:date="2026-09-25T21:23:50Z">
        <w:r>
          <w:rPr>
            <w:rFonts w:hint="eastAsia"/>
            <w:lang w:val="en-US" w:eastAsia="zh-CN"/>
          </w:rPr>
          <w:t>从门口</w:t>
        </w:r>
      </w:ins>
      <w:ins w:id="222" w:author="永夜城." w:date="2026-09-25T21:23:51Z">
        <w:r>
          <w:rPr>
            <w:rFonts w:hint="eastAsia"/>
            <w:lang w:val="en-US" w:eastAsia="zh-CN"/>
          </w:rPr>
          <w:t>坐到</w:t>
        </w:r>
      </w:ins>
      <w:ins w:id="223" w:author="永夜城." w:date="2026-09-25T21:23:52Z">
        <w:r>
          <w:rPr>
            <w:rFonts w:hint="eastAsia"/>
            <w:lang w:val="en-US" w:eastAsia="zh-CN"/>
          </w:rPr>
          <w:t>座位上。</w:t>
        </w:r>
      </w:ins>
      <w:ins w:id="224" w:author="永夜城." w:date="2026-09-25T21:23:34Z">
        <w:r>
          <w:rPr>
            <w:rFonts w:hint="eastAsia"/>
            <w:lang w:val="en-US" w:eastAsia="zh-CN"/>
          </w:rPr>
          <w:t>角色</w:t>
        </w:r>
      </w:ins>
      <w:ins w:id="225" w:author="永夜城." w:date="2026-09-25T21:23:35Z">
        <w:r>
          <w:rPr>
            <w:rFonts w:hint="eastAsia"/>
            <w:lang w:val="en-US" w:eastAsia="zh-CN"/>
          </w:rPr>
          <w:t>自动</w:t>
        </w:r>
      </w:ins>
      <w:ins w:id="226" w:author="永夜城." w:date="2026-09-25T21:23:36Z">
        <w:r>
          <w:rPr>
            <w:rFonts w:hint="eastAsia"/>
            <w:lang w:val="en-US" w:eastAsia="zh-CN"/>
          </w:rPr>
          <w:t>坐到</w:t>
        </w:r>
      </w:ins>
      <w:ins w:id="227" w:author="永夜城." w:date="2026-09-25T21:23:38Z">
        <w:r>
          <w:rPr>
            <w:rFonts w:hint="eastAsia"/>
            <w:lang w:val="en-US" w:eastAsia="zh-CN"/>
          </w:rPr>
          <w:t>座位上，</w:t>
        </w:r>
      </w:ins>
      <w:ins w:id="228" w:author="永夜城." w:date="2026-09-25T21:23:39Z">
        <w:r>
          <w:rPr>
            <w:rFonts w:hint="eastAsia"/>
            <w:lang w:val="en-US" w:eastAsia="zh-CN"/>
          </w:rPr>
          <w:t>或玩家</w:t>
        </w:r>
      </w:ins>
      <w:ins w:id="229" w:author="永夜城." w:date="2026-09-25T21:23:40Z">
        <w:r>
          <w:rPr>
            <w:rFonts w:hint="eastAsia"/>
            <w:lang w:val="en-US" w:eastAsia="zh-CN"/>
          </w:rPr>
          <w:t>操纵</w:t>
        </w:r>
      </w:ins>
      <w:ins w:id="230" w:author="永夜城." w:date="2026-09-25T21:23:41Z">
        <w:r>
          <w:rPr>
            <w:rFonts w:hint="eastAsia"/>
            <w:lang w:val="en-US" w:eastAsia="zh-CN"/>
          </w:rPr>
          <w:t>角色</w:t>
        </w:r>
      </w:ins>
      <w:ins w:id="231" w:author="永夜城." w:date="2026-09-25T21:23:43Z">
        <w:r>
          <w:rPr>
            <w:rFonts w:hint="eastAsia"/>
            <w:lang w:val="en-US" w:eastAsia="zh-CN"/>
          </w:rPr>
          <w:t>坐到座位上，</w:t>
        </w:r>
      </w:ins>
      <w:ins w:id="232" w:author="永夜城." w:date="2026-09-25T21:23:44Z">
        <w:r>
          <w:rPr>
            <w:rFonts w:hint="eastAsia"/>
            <w:lang w:val="en-US" w:eastAsia="zh-CN"/>
          </w:rPr>
          <w:t>都可以</w:t>
        </w:r>
      </w:ins>
      <w:ins w:id="233" w:author="永夜城." w:date="2026-09-25T21:23:26Z">
        <w:r>
          <w:rPr>
            <w:rFonts w:hint="eastAsia"/>
            <w:lang w:val="en-US" w:eastAsia="zh-CN"/>
          </w:rPr>
          <w:t>）</w:t>
        </w:r>
      </w:ins>
    </w:p>
    <w:p w14:paraId="3BE50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徐夏听出了话里的安抚与忧心，她抬起头，对上李老师温和的神情。</w:t>
      </w:r>
    </w:p>
    <w:p w14:paraId="3260F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徐夏犹豫了一下，还是把心里的迷茫和焦虑说了出来。</w:t>
      </w:r>
    </w:p>
    <w:p w14:paraId="7AAA1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【徐夏】老师，我不知道自己该考研还是就业……</w:t>
      </w:r>
    </w:p>
    <w:p w14:paraId="7DF30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【徐夏】我怕自己考不上研，也怕就业没竞争力，觉得自己比起其他人，要更落后了</w:t>
      </w:r>
    </w:p>
    <w:p w14:paraId="6977B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李老师等着徐夏坐下后，也在旁边坐下。</w:t>
      </w:r>
    </w:p>
    <w:p w14:paraId="05500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【李老师】徐夏，我能理解你的感受，你们这个年纪，有迷茫太正常了，不是所有人都能一下子找到方向的。</w:t>
      </w:r>
    </w:p>
    <w:p w14:paraId="5B548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李老师语气温和，眼神里满是关切。</w:t>
      </w:r>
    </w:p>
    <w:p w14:paraId="7E069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【李老师】你平时学习很认真，很努力，这就是你的优势，你不需要和别人比节奏，每个人的成长速度都不一样。</w:t>
      </w:r>
    </w:p>
    <w:p w14:paraId="08CFF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【李老师】找清未来去向的速度，也不一样。</w:t>
      </w:r>
    </w:p>
    <w:p w14:paraId="328EB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徐夏看着李老师，眼里满是不确定，语气里依旧带着迷茫。</w:t>
      </w:r>
    </w:p>
    <w:p w14:paraId="2179D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【徐夏】可是老师，我还是不知道该怎么做，我怕自己选错路，以后后悔。</w:t>
      </w:r>
    </w:p>
    <w:p w14:paraId="0056A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【李老师】这样啊……</w:t>
      </w:r>
    </w:p>
    <w:p w14:paraId="1431A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【李老师】那你可以先做一个自我测评，看看自己的兴趣和能力偏向什么，再去了解考研和就业的具体要求，不用急着做决定。</w:t>
      </w:r>
    </w:p>
    <w:p w14:paraId="30D56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李老师看出了徐夏的迷茫，她想了想。</w:t>
      </w:r>
    </w:p>
    <w:p w14:paraId="00F98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迷茫究竟是好是坏呢？它使人看上去像犹豫不前，却也使人能够谨慎斟酌。</w:t>
      </w:r>
    </w:p>
    <w:p w14:paraId="1FFF491B">
      <w:pPr>
        <w:rPr>
          <w:rFonts w:hint="default"/>
          <w:lang w:val="en-US" w:eastAsia="zh-CN"/>
        </w:rPr>
      </w:pPr>
    </w:p>
    <w:p w14:paraId="2B52D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请帮李老师补充一句鼓励徐夏的话，缓解这样迷茫中的学生：</w:t>
      </w:r>
    </w:p>
    <w:p w14:paraId="679DAD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 xml:space="preserve">迷茫是想变好的证明 </w:t>
      </w:r>
    </w:p>
    <w:p w14:paraId="5FDC1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迷茫从来都不是你的缺点，它恰恰证明了你想要变得更好，想要找到更适合自己的路，这是一件很珍贵的事。</w:t>
      </w:r>
    </w:p>
    <w:p w14:paraId="06C386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慢慢来，总能找到方向</w:t>
      </w:r>
    </w:p>
    <w:p w14:paraId="58668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不用急于求成，也不用和别人比进度，慢慢去尝试、去探索，你总会找到属于自己的方向。</w:t>
      </w:r>
    </w:p>
    <w:p w14:paraId="23ADE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慢慢来，是最快的。很神奇吧？</w:t>
      </w:r>
    </w:p>
    <w:p w14:paraId="0BD711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你的认真终会有答案的</w:t>
      </w:r>
    </w:p>
    <w:p w14:paraId="4B8C2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你平时的认真和努力，老师都看在眼里，这些付出不会白费。我相信你会有一个满意的答案，别着急。</w:t>
      </w:r>
    </w:p>
    <w:p w14:paraId="0CA8D676">
      <w:pPr>
        <w:rPr>
          <w:rFonts w:hint="default"/>
          <w:lang w:val="en-US" w:eastAsia="zh-CN"/>
        </w:rPr>
      </w:pPr>
    </w:p>
    <w:p w14:paraId="50833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李老师说完，拍了拍徐夏的肩膀。</w:t>
      </w:r>
    </w:p>
    <w:p w14:paraId="319E8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徐夏坐在座位上，心里的迷茫消散了一些。</w:t>
      </w:r>
    </w:p>
    <w:p w14:paraId="5C2CF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【李老师】徐夏，你不用着急，我之前也见过很多像你这样的学生，不知道未来的出路在哪里。</w:t>
      </w:r>
    </w:p>
    <w:p w14:paraId="3D2D8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【李老师】但后来发现，每个人的节奏都不一样，有人早规划，并且能够按照规划进行；有人规划了，却并不会那样走。</w:t>
      </w:r>
    </w:p>
    <w:p w14:paraId="38E7B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【李老师】有人成长得慢，最后去到了最满意的地方，这都很正常。</w:t>
      </w:r>
    </w:p>
    <w:p w14:paraId="11B41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【李老师】你肯定能找到自己喜欢的方向的。</w:t>
      </w:r>
    </w:p>
    <w:p w14:paraId="07C3C4D2">
      <w:pPr>
        <w:rPr>
          <w:rFonts w:hint="default"/>
          <w:lang w:val="en-US" w:eastAsia="zh-CN"/>
        </w:rPr>
      </w:pPr>
    </w:p>
    <w:p w14:paraId="614A9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请记录老师视角带来的新认知：在老师看来，徐夏的焦虑和不安，是什么情况呢？</w:t>
      </w:r>
    </w:p>
    <w:p w14:paraId="08B3D4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不自觉地攀比，忽略了自身优势</w:t>
      </w:r>
    </w:p>
    <w:p w14:paraId="5249D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徐夏的焦虑其实是一直在和别人比进度，看不到自己平时的努力和积累，也忽略了自己的优势，只是一味地盯着别人的脚步。</w:t>
      </w:r>
    </w:p>
    <w:p w14:paraId="680D6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如果要比喻的话，就像是非要加入了一场二人三足，被带偏了节奏。当然了，没法按照自己的步伐，就会感觉要摔倒。</w:t>
      </w:r>
    </w:p>
    <w:p w14:paraId="0A2084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把迷茫当成了失败</w:t>
      </w:r>
    </w:p>
    <w:p w14:paraId="666D6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徐夏的焦虑其实是把暂时的迷茫当成了彻底的失败，忘了成长本来就是一个不断试错、不断探索的过程，迷茫也是其中的一部分。</w:t>
      </w:r>
    </w:p>
    <w:p w14:paraId="2FDCE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它有它的收获，有它的意义。</w:t>
      </w:r>
    </w:p>
    <w:p w14:paraId="2BAFAE7C">
      <w:pPr>
        <w:rPr>
          <w:rFonts w:hint="default"/>
          <w:lang w:val="en-US" w:eastAsia="zh-CN"/>
        </w:rPr>
      </w:pPr>
    </w:p>
    <w:p w14:paraId="6345D0C8">
      <w:pPr>
        <w:rPr>
          <w:ins w:id="234" w:author="永夜城." w:date="2026-09-25T21:24:22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徐夏点了点头。</w:t>
      </w:r>
    </w:p>
    <w:p w14:paraId="2C115B35">
      <w:pPr>
        <w:rPr>
          <w:rFonts w:hint="default"/>
          <w:lang w:val="en-US" w:eastAsia="zh-CN"/>
        </w:rPr>
      </w:pPr>
      <w:ins w:id="235" w:author="永夜城." w:date="2026-09-25T21:24:22Z">
        <w:r>
          <w:rPr>
            <w:rFonts w:hint="eastAsia"/>
            <w:lang w:val="en-US" w:eastAsia="zh-CN"/>
          </w:rPr>
          <w:t>（</w:t>
        </w:r>
      </w:ins>
      <w:ins w:id="236" w:author="永夜城." w:date="2026-09-25T21:24:24Z">
        <w:r>
          <w:rPr>
            <w:rFonts w:hint="eastAsia"/>
            <w:lang w:val="en-US" w:eastAsia="zh-CN"/>
          </w:rPr>
          <w:t>主视角</w:t>
        </w:r>
      </w:ins>
      <w:ins w:id="237" w:author="永夜城." w:date="2026-09-25T21:24:25Z">
        <w:r>
          <w:rPr>
            <w:rFonts w:hint="eastAsia"/>
            <w:lang w:val="en-US" w:eastAsia="zh-CN"/>
          </w:rPr>
          <w:t>切换</w:t>
        </w:r>
      </w:ins>
      <w:ins w:id="238" w:author="永夜城." w:date="2026-09-25T21:24:26Z">
        <w:r>
          <w:rPr>
            <w:rFonts w:hint="eastAsia"/>
            <w:lang w:val="en-US" w:eastAsia="zh-CN"/>
          </w:rPr>
          <w:t>回</w:t>
        </w:r>
      </w:ins>
      <w:ins w:id="239" w:author="永夜城." w:date="2026-09-25T21:24:28Z">
        <w:r>
          <w:rPr>
            <w:rFonts w:hint="eastAsia"/>
            <w:lang w:val="en-US" w:eastAsia="zh-CN"/>
          </w:rPr>
          <w:t>徐夏</w:t>
        </w:r>
      </w:ins>
      <w:ins w:id="240" w:author="永夜城." w:date="2026-09-25T21:24:29Z">
        <w:r>
          <w:rPr>
            <w:rFonts w:hint="eastAsia"/>
            <w:lang w:val="en-US" w:eastAsia="zh-CN"/>
          </w:rPr>
          <w:t>。</w:t>
        </w:r>
      </w:ins>
      <w:ins w:id="241" w:author="永夜城." w:date="2026-09-25T21:24:22Z">
        <w:r>
          <w:rPr>
            <w:rFonts w:hint="eastAsia"/>
            <w:lang w:val="en-US" w:eastAsia="zh-CN"/>
          </w:rPr>
          <w:t>）</w:t>
        </w:r>
      </w:ins>
    </w:p>
    <w:p w14:paraId="231B3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和李老师聊完后，徐夏走在出来的路上，心里的焦虑和自我否定慢慢消散了，她试着想象1年后的自己。</w:t>
      </w:r>
    </w:p>
    <w:p w14:paraId="3945D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那个时候的自己，是否确定好自己的方向了呢？</w:t>
      </w:r>
    </w:p>
    <w:p w14:paraId="1E669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或者还在迷茫和犹豫，但是对不同的路的了解是否更深了呢？</w:t>
      </w:r>
    </w:p>
    <w:p w14:paraId="62444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如果能够确定方向，要么在认真复习考研，要么在喜欢的岗位上慢慢适应，不再被迷茫困住的话——</w:t>
      </w:r>
    </w:p>
    <w:p w14:paraId="04D62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未来会变得好很多吗？</w:t>
      </w:r>
    </w:p>
    <w:p w14:paraId="03B04BF4">
      <w:pPr>
        <w:rPr>
          <w:rFonts w:hint="default"/>
          <w:lang w:val="en-US" w:eastAsia="zh-CN"/>
        </w:rPr>
      </w:pPr>
    </w:p>
    <w:p w14:paraId="7648E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请帮徐夏完成未来自我视角创作：如果是未来的自己，会怎么看待现在的迷茫呢？</w:t>
      </w:r>
    </w:p>
    <w:p w14:paraId="1E140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亲爱的自己，现在的你正在为考研和就业而迷茫，但1年后的我想告诉你，我——</w:t>
      </w:r>
    </w:p>
    <w:p w14:paraId="2CB7F5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学会了不与他人攀比</w:t>
      </w:r>
    </w:p>
    <w:p w14:paraId="43C37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不再和别人比进度了，我发现专注于自己，反而才能走得更稳、更远。</w:t>
      </w:r>
    </w:p>
    <w:p w14:paraId="049730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懂得成长没有固定的节奏</w:t>
      </w:r>
    </w:p>
    <w:p w14:paraId="0B2B5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成长从来都没有固定的节奏，有人快有人慢，不用急于求成，按照自己的步调走，就很好。</w:t>
      </w:r>
    </w:p>
    <w:p w14:paraId="5970EDAF">
      <w:pPr>
        <w:rPr>
          <w:rFonts w:hint="default"/>
          <w:lang w:val="en-US" w:eastAsia="zh-CN"/>
        </w:rPr>
      </w:pPr>
    </w:p>
    <w:p w14:paraId="66BA9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一定会有最好的结果。</w:t>
      </w:r>
    </w:p>
    <w:p w14:paraId="76BFA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徐夏深吸一口气，眼神变得坚定起来，脸上露出了一丝淡淡的笑容。</w:t>
      </w:r>
    </w:p>
    <w:p w14:paraId="44A9A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迷茫不可怕。</w:t>
      </w:r>
    </w:p>
    <w:p w14:paraId="7AB0E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可怕的也许是未知吧。</w:t>
      </w:r>
    </w:p>
    <w:p w14:paraId="23B64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未知的未来，不知道会发生什么，不知道难度如何，不知道该怎么做……</w:t>
      </w:r>
    </w:p>
    <w:p w14:paraId="11D2A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——既然未知，就去了解好了。</w:t>
      </w:r>
    </w:p>
    <w:p w14:paraId="4733A09A">
      <w:pPr>
        <w:rPr>
          <w:rFonts w:hint="eastAsia"/>
          <w:lang w:val="en-US" w:eastAsia="zh-CN"/>
        </w:rPr>
      </w:pPr>
    </w:p>
    <w:p w14:paraId="1591A03C"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第四章</w:t>
      </w:r>
    </w:p>
    <w:p w14:paraId="4C5AC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和林溪、李老师聊完后，徐夏心里的迷茫慢慢消散了。</w:t>
      </w:r>
    </w:p>
    <w:p w14:paraId="1422C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她开始试着梳理自己的方向。</w:t>
      </w:r>
    </w:p>
    <w:p w14:paraId="2C135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每天按部就班地准备小组作业汇报，日子过得充实而有序。</w:t>
      </w:r>
    </w:p>
    <w:p w14:paraId="05226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这天，徐夏刚从图书馆回到宿舍，刚坐下，就看到班群里弹出了老师发来的通知。</w:t>
      </w:r>
    </w:p>
    <w:p w14:paraId="638BBF04">
      <w:pPr>
        <w:rPr>
          <w:ins w:id="242" w:author="永夜城." w:date="2026-09-25T21:24:42Z"/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【徐夏】救命……</w:t>
      </w:r>
    </w:p>
    <w:p w14:paraId="08DD165B">
      <w:pPr>
        <w:rPr>
          <w:ins w:id="243" w:author="永夜城." w:date="2026-09-25T21:24:46Z"/>
          <w:rFonts w:hint="eastAsia"/>
          <w:lang w:val="en-US" w:eastAsia="zh-CN"/>
        </w:rPr>
      </w:pPr>
      <w:ins w:id="244" w:author="永夜城." w:date="2026-09-25T21:24:44Z">
        <w:r>
          <w:rPr>
            <w:rFonts w:hint="eastAsia"/>
            <w:lang w:val="en-US" w:eastAsia="zh-CN"/>
          </w:rPr>
          <w:t>点开通知</w:t>
        </w:r>
      </w:ins>
      <w:ins w:id="245" w:author="永夜城." w:date="2026-09-25T21:24:45Z">
        <w:r>
          <w:rPr>
            <w:rFonts w:hint="eastAsia"/>
            <w:lang w:val="en-US" w:eastAsia="zh-CN"/>
          </w:rPr>
          <w:t>看看吧。</w:t>
        </w:r>
      </w:ins>
    </w:p>
    <w:p w14:paraId="6D078822">
      <w:pPr>
        <w:rPr>
          <w:rFonts w:hint="default"/>
          <w:lang w:val="en-US" w:eastAsia="zh-CN"/>
        </w:rPr>
      </w:pPr>
      <w:ins w:id="246" w:author="永夜城." w:date="2026-09-25T21:24:46Z">
        <w:r>
          <w:rPr>
            <w:rFonts w:hint="eastAsia"/>
            <w:lang w:val="en-US" w:eastAsia="zh-CN"/>
          </w:rPr>
          <w:t>（</w:t>
        </w:r>
      </w:ins>
      <w:ins w:id="247" w:author="永夜城." w:date="2026-09-25T21:24:48Z">
        <w:r>
          <w:rPr>
            <w:rFonts w:hint="eastAsia"/>
            <w:lang w:val="en-US" w:eastAsia="zh-CN"/>
          </w:rPr>
          <w:t>插入玩家行为</w:t>
        </w:r>
      </w:ins>
      <w:ins w:id="248" w:author="永夜城." w:date="2026-09-25T21:24:46Z">
        <w:r>
          <w:rPr>
            <w:rFonts w:hint="eastAsia"/>
            <w:lang w:val="en-US" w:eastAsia="zh-CN"/>
          </w:rPr>
          <w:t>）</w:t>
        </w:r>
      </w:ins>
    </w:p>
    <w:p w14:paraId="0792EEDF">
      <w:pPr>
        <w:rPr>
          <w:rFonts w:hint="default"/>
          <w:lang w:val="en-US" w:eastAsia="zh-CN"/>
        </w:rPr>
      </w:pPr>
      <w:ins w:id="249" w:author="永夜城." w:date="2026-09-25T21:24:52Z">
        <w:r>
          <w:rPr>
            <w:rFonts w:hint="eastAsia"/>
            <w:lang w:val="en-US" w:eastAsia="zh-CN"/>
          </w:rPr>
          <w:t>徐夏</w:t>
        </w:r>
      </w:ins>
      <w:del w:id="250" w:author="永夜城." w:date="2026-09-25T21:24:51Z">
        <w:r>
          <w:rPr>
            <w:rFonts w:hint="default"/>
            <w:lang w:val="en-US" w:eastAsia="zh-CN"/>
          </w:rPr>
          <w:delText>她</w:delText>
        </w:r>
      </w:del>
      <w:r>
        <w:rPr>
          <w:rFonts w:hint="default"/>
          <w:lang w:val="en-US" w:eastAsia="zh-CN"/>
        </w:rPr>
        <w:t>赶紧点开通知，一字一句地看着，手心慢慢冒出了冷汗。</w:t>
      </w:r>
    </w:p>
    <w:p w14:paraId="6006E15B">
      <w:pPr>
        <w:rPr>
          <w:ins w:id="251" w:author="永夜城." w:date="2026-09-25T21:25:00Z"/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下周三期末模拟考，下周五课程论文截止……</w:t>
      </w:r>
    </w:p>
    <w:p w14:paraId="48B85482">
      <w:pPr>
        <w:rPr>
          <w:rFonts w:hint="default"/>
          <w:lang w:val="en-US" w:eastAsia="zh-CN"/>
        </w:rPr>
      </w:pPr>
      <w:ins w:id="252" w:author="永夜城." w:date="2026-09-25T21:25:02Z">
        <w:r>
          <w:rPr>
            <w:rFonts w:hint="eastAsia"/>
            <w:lang w:val="en-US" w:eastAsia="zh-CN"/>
          </w:rPr>
          <w:t>（</w:t>
        </w:r>
      </w:ins>
      <w:ins w:id="253" w:author="永夜城." w:date="2026-09-25T21:25:03Z">
        <w:r>
          <w:rPr>
            <w:rFonts w:hint="eastAsia"/>
            <w:lang w:val="en-US" w:eastAsia="zh-CN"/>
          </w:rPr>
          <w:t>是否需要</w:t>
        </w:r>
      </w:ins>
      <w:ins w:id="254" w:author="永夜城." w:date="2026-09-25T21:25:05Z">
        <w:r>
          <w:rPr>
            <w:rFonts w:hint="eastAsia"/>
            <w:lang w:val="en-US" w:eastAsia="zh-CN"/>
          </w:rPr>
          <w:t>做</w:t>
        </w:r>
      </w:ins>
      <w:ins w:id="255" w:author="永夜城." w:date="2026-09-25T21:25:08Z">
        <w:r>
          <w:rPr>
            <w:rFonts w:hint="eastAsia"/>
            <w:lang w:val="en-US" w:eastAsia="zh-CN"/>
          </w:rPr>
          <w:t>张</w:t>
        </w:r>
      </w:ins>
      <w:ins w:id="256" w:author="永夜城." w:date="2026-09-25T21:25:09Z">
        <w:r>
          <w:rPr>
            <w:rFonts w:hint="eastAsia"/>
            <w:lang w:val="en-US" w:eastAsia="zh-CN"/>
          </w:rPr>
          <w:t>聊天截图</w:t>
        </w:r>
      </w:ins>
      <w:ins w:id="257" w:author="永夜城." w:date="2026-09-25T21:25:10Z">
        <w:r>
          <w:rPr>
            <w:rFonts w:hint="eastAsia"/>
            <w:lang w:val="en-US" w:eastAsia="zh-CN"/>
          </w:rPr>
          <w:t>出来</w:t>
        </w:r>
      </w:ins>
      <w:ins w:id="258" w:author="永夜城." w:date="2026-09-25T21:25:11Z">
        <w:r>
          <w:rPr>
            <w:rFonts w:hint="eastAsia"/>
            <w:lang w:val="en-US" w:eastAsia="zh-CN"/>
          </w:rPr>
          <w:t>？</w:t>
        </w:r>
      </w:ins>
      <w:ins w:id="259" w:author="永夜城." w:date="2026-09-25T21:25:02Z">
        <w:r>
          <w:rPr>
            <w:rFonts w:hint="eastAsia"/>
            <w:lang w:val="en-US" w:eastAsia="zh-CN"/>
          </w:rPr>
          <w:t>）</w:t>
        </w:r>
      </w:ins>
    </w:p>
    <w:p w14:paraId="1F26A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【徐夏】怎么这么快？！要命？！</w:t>
      </w:r>
    </w:p>
    <w:p w14:paraId="2B8DA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徐夏猛地站起来，来回踱步，眉头紧紧拧成一团，</w:t>
      </w:r>
      <w:del w:id="260" w:author="永夜城." w:date="2026-09-25T22:31:11Z">
        <w:r>
          <w:rPr>
            <w:rFonts w:hint="default"/>
            <w:lang w:val="en-US" w:eastAsia="zh-CN"/>
          </w:rPr>
          <w:delText>眼神里</w:delText>
        </w:r>
      </w:del>
      <w:r>
        <w:rPr>
          <w:rFonts w:hint="default"/>
          <w:lang w:val="en-US" w:eastAsia="zh-CN"/>
        </w:rPr>
        <w:t>满是慌乱。</w:t>
      </w:r>
      <w:ins w:id="261" w:author="永夜城." w:date="2026-09-25T21:25:23Z">
        <w:r>
          <w:rPr>
            <w:rFonts w:hint="eastAsia"/>
            <w:lang w:val="en-US" w:eastAsia="zh-CN"/>
          </w:rPr>
          <w:t>（</w:t>
        </w:r>
      </w:ins>
      <w:ins w:id="262" w:author="永夜城." w:date="2026-09-25T21:25:25Z">
        <w:r>
          <w:rPr>
            <w:rFonts w:hint="eastAsia"/>
            <w:lang w:val="en-US" w:eastAsia="zh-CN"/>
          </w:rPr>
          <w:t>无需玩家操作，</w:t>
        </w:r>
      </w:ins>
      <w:ins w:id="263" w:author="永夜城." w:date="2026-09-25T21:25:26Z">
        <w:r>
          <w:rPr>
            <w:rFonts w:hint="eastAsia"/>
            <w:lang w:val="en-US" w:eastAsia="zh-CN"/>
          </w:rPr>
          <w:t>角色</w:t>
        </w:r>
      </w:ins>
      <w:ins w:id="264" w:author="永夜城." w:date="2026-09-25T21:25:27Z">
        <w:r>
          <w:rPr>
            <w:rFonts w:hint="eastAsia"/>
            <w:lang w:val="en-US" w:eastAsia="zh-CN"/>
          </w:rPr>
          <w:t>自行</w:t>
        </w:r>
      </w:ins>
      <w:ins w:id="265" w:author="永夜城." w:date="2026-09-25T21:25:28Z">
        <w:r>
          <w:rPr>
            <w:rFonts w:hint="eastAsia"/>
            <w:lang w:val="en-US" w:eastAsia="zh-CN"/>
          </w:rPr>
          <w:t>行动</w:t>
        </w:r>
      </w:ins>
      <w:ins w:id="266" w:author="永夜城." w:date="2026-09-25T22:31:15Z">
        <w:r>
          <w:rPr>
            <w:rFonts w:hint="eastAsia"/>
            <w:lang w:val="en-US" w:eastAsia="zh-CN"/>
          </w:rPr>
          <w:t>。</w:t>
        </w:r>
      </w:ins>
      <w:ins w:id="267" w:author="永夜城." w:date="2026-09-25T21:25:23Z">
        <w:r>
          <w:rPr>
            <w:rFonts w:hint="eastAsia"/>
            <w:lang w:val="en-US" w:eastAsia="zh-CN"/>
          </w:rPr>
          <w:t>）</w:t>
        </w:r>
      </w:ins>
    </w:p>
    <w:p w14:paraId="22DB7603">
      <w:pPr>
        <w:rPr>
          <w:ins w:id="268" w:author="永夜城." w:date="2026-09-25T21:25:50Z"/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【徐夏】完了完了，复习时间肯定不够，论文写不好又会拉低绩点，怎么办？</w:t>
      </w:r>
    </w:p>
    <w:p w14:paraId="375A2529">
      <w:pPr>
        <w:rPr>
          <w:ins w:id="269" w:author="永夜城." w:date="2026-09-25T21:26:32Z"/>
          <w:rFonts w:hint="eastAsia"/>
          <w:lang w:val="en-US" w:eastAsia="zh-CN"/>
        </w:rPr>
      </w:pPr>
      <w:ins w:id="270" w:author="永夜城." w:date="2026-09-25T21:25:51Z">
        <w:r>
          <w:rPr>
            <w:rFonts w:hint="eastAsia"/>
            <w:lang w:val="en-US" w:eastAsia="zh-CN"/>
          </w:rPr>
          <w:t>得</w:t>
        </w:r>
      </w:ins>
      <w:ins w:id="271" w:author="永夜城." w:date="2026-09-25T21:26:06Z">
        <w:r>
          <w:rPr>
            <w:rFonts w:hint="eastAsia"/>
            <w:lang w:val="en-US" w:eastAsia="zh-CN"/>
          </w:rPr>
          <w:t>赶紧</w:t>
        </w:r>
      </w:ins>
      <w:ins w:id="272" w:author="永夜城." w:date="2026-09-25T21:25:54Z">
        <w:r>
          <w:rPr>
            <w:rFonts w:hint="eastAsia"/>
            <w:lang w:val="en-US" w:eastAsia="zh-CN"/>
          </w:rPr>
          <w:t>看看</w:t>
        </w:r>
      </w:ins>
      <w:ins w:id="273" w:author="永夜城." w:date="2026-09-25T21:25:58Z">
        <w:r>
          <w:rPr>
            <w:rFonts w:hint="eastAsia"/>
            <w:lang w:val="en-US" w:eastAsia="zh-CN"/>
          </w:rPr>
          <w:t>复习资料</w:t>
        </w:r>
      </w:ins>
      <w:ins w:id="274" w:author="永夜城." w:date="2026-09-25T21:26:08Z">
        <w:r>
          <w:rPr>
            <w:rFonts w:hint="eastAsia"/>
            <w:lang w:val="en-US" w:eastAsia="zh-CN"/>
          </w:rPr>
          <w:t>了</w:t>
        </w:r>
      </w:ins>
      <w:ins w:id="275" w:author="永夜城." w:date="2026-09-25T21:25:59Z">
        <w:r>
          <w:rPr>
            <w:rFonts w:hint="eastAsia"/>
            <w:lang w:val="en-US" w:eastAsia="zh-CN"/>
          </w:rPr>
          <w:t>...</w:t>
        </w:r>
      </w:ins>
      <w:ins w:id="276" w:author="永夜城." w:date="2026-09-25T21:26:00Z">
        <w:r>
          <w:rPr>
            <w:rFonts w:hint="eastAsia"/>
            <w:lang w:val="en-US" w:eastAsia="zh-CN"/>
          </w:rPr>
          <w:t>...</w:t>
        </w:r>
      </w:ins>
      <w:ins w:id="277" w:author="永夜城." w:date="2026-09-25T21:26:25Z">
        <w:r>
          <w:rPr>
            <w:rFonts w:hint="eastAsia"/>
            <w:lang w:val="en-US" w:eastAsia="zh-CN"/>
          </w:rPr>
          <w:t>资料</w:t>
        </w:r>
      </w:ins>
      <w:ins w:id="278" w:author="永夜城." w:date="2026-09-25T21:26:29Z">
        <w:r>
          <w:rPr>
            <w:rFonts w:hint="eastAsia"/>
            <w:lang w:val="en-US" w:eastAsia="zh-CN"/>
          </w:rPr>
          <w:t>就在</w:t>
        </w:r>
      </w:ins>
      <w:ins w:id="279" w:author="永夜城." w:date="2026-09-25T21:26:30Z">
        <w:r>
          <w:rPr>
            <w:rFonts w:hint="eastAsia"/>
            <w:lang w:val="en-US" w:eastAsia="zh-CN"/>
          </w:rPr>
          <w:t>桌子上。</w:t>
        </w:r>
      </w:ins>
    </w:p>
    <w:p w14:paraId="725741E2">
      <w:pPr>
        <w:rPr>
          <w:rFonts w:hint="default"/>
          <w:lang w:val="en-US" w:eastAsia="zh-CN"/>
        </w:rPr>
      </w:pPr>
      <w:ins w:id="280" w:author="永夜城." w:date="2026-09-25T21:26:33Z">
        <w:r>
          <w:rPr>
            <w:rFonts w:hint="eastAsia"/>
            <w:lang w:val="en-US" w:eastAsia="zh-CN"/>
          </w:rPr>
          <w:t>（</w:t>
        </w:r>
      </w:ins>
      <w:ins w:id="281" w:author="永夜城." w:date="2026-09-25T21:26:38Z">
        <w:r>
          <w:rPr>
            <w:rFonts w:hint="eastAsia"/>
            <w:lang w:val="en-US" w:eastAsia="zh-CN"/>
          </w:rPr>
          <w:t>插入玩家</w:t>
        </w:r>
      </w:ins>
      <w:ins w:id="282" w:author="永夜城." w:date="2026-09-25T21:26:42Z">
        <w:r>
          <w:rPr>
            <w:rFonts w:hint="eastAsia"/>
            <w:lang w:val="en-US" w:eastAsia="zh-CN"/>
          </w:rPr>
          <w:t>行为</w:t>
        </w:r>
      </w:ins>
      <w:ins w:id="283" w:author="永夜城." w:date="2026-09-25T21:26:55Z">
        <w:r>
          <w:rPr>
            <w:rFonts w:hint="eastAsia"/>
            <w:lang w:val="en-US" w:eastAsia="zh-CN"/>
          </w:rPr>
          <w:t>：</w:t>
        </w:r>
      </w:ins>
      <w:ins w:id="284" w:author="永夜城." w:date="2026-09-25T21:26:56Z">
        <w:r>
          <w:rPr>
            <w:rFonts w:hint="eastAsia"/>
            <w:lang w:val="en-US" w:eastAsia="zh-CN"/>
          </w:rPr>
          <w:t>坐下</w:t>
        </w:r>
      </w:ins>
      <w:ins w:id="285" w:author="永夜城." w:date="2026-09-25T22:31:26Z">
        <w:r>
          <w:rPr>
            <w:rFonts w:hint="eastAsia"/>
            <w:lang w:val="en-US" w:eastAsia="zh-CN"/>
          </w:rPr>
          <w:t>。</w:t>
        </w:r>
      </w:ins>
      <w:ins w:id="286" w:author="永夜城." w:date="2026-09-25T21:28:29Z">
        <w:r>
          <w:rPr>
            <w:rFonts w:hint="eastAsia"/>
            <w:lang w:val="en-US" w:eastAsia="zh-CN"/>
          </w:rPr>
          <w:t>桌子上</w:t>
        </w:r>
      </w:ins>
      <w:ins w:id="287" w:author="永夜城." w:date="2026-09-25T21:28:30Z">
        <w:r>
          <w:rPr>
            <w:rFonts w:hint="eastAsia"/>
            <w:lang w:val="en-US" w:eastAsia="zh-CN"/>
          </w:rPr>
          <w:t>可以有电脑，</w:t>
        </w:r>
      </w:ins>
      <w:ins w:id="288" w:author="永夜城." w:date="2026-09-25T21:27:22Z">
        <w:r>
          <w:rPr>
            <w:rFonts w:hint="eastAsia"/>
            <w:lang w:val="en-US" w:eastAsia="zh-CN"/>
          </w:rPr>
          <w:t>资料</w:t>
        </w:r>
      </w:ins>
      <w:ins w:id="289" w:author="永夜城." w:date="2026-09-25T21:27:26Z">
        <w:r>
          <w:rPr>
            <w:rFonts w:hint="eastAsia"/>
            <w:lang w:val="en-US" w:eastAsia="zh-CN"/>
          </w:rPr>
          <w:t>在电脑</w:t>
        </w:r>
      </w:ins>
      <w:ins w:id="290" w:author="永夜城." w:date="2026-09-25T21:27:27Z">
        <w:r>
          <w:rPr>
            <w:rFonts w:hint="eastAsia"/>
            <w:lang w:val="en-US" w:eastAsia="zh-CN"/>
          </w:rPr>
          <w:t>上，</w:t>
        </w:r>
      </w:ins>
      <w:ins w:id="291" w:author="永夜城." w:date="2026-09-25T21:28:36Z">
        <w:r>
          <w:rPr>
            <w:rFonts w:hint="eastAsia"/>
            <w:lang w:val="en-US" w:eastAsia="zh-CN"/>
          </w:rPr>
          <w:t>此时</w:t>
        </w:r>
      </w:ins>
      <w:ins w:id="292" w:author="永夜城." w:date="2026-09-25T21:27:45Z">
        <w:r>
          <w:rPr>
            <w:rFonts w:hint="eastAsia"/>
            <w:lang w:val="en-US" w:eastAsia="zh-CN"/>
          </w:rPr>
          <w:t>可以</w:t>
        </w:r>
      </w:ins>
      <w:ins w:id="293" w:author="永夜城." w:date="2026-09-25T21:28:45Z">
        <w:r>
          <w:rPr>
            <w:rFonts w:hint="eastAsia"/>
            <w:lang w:val="en-US" w:eastAsia="zh-CN"/>
          </w:rPr>
          <w:t>拉</w:t>
        </w:r>
      </w:ins>
      <w:ins w:id="294" w:author="永夜城." w:date="2026-09-25T22:31:31Z">
        <w:r>
          <w:rPr>
            <w:rFonts w:hint="eastAsia"/>
            <w:lang w:val="en-US" w:eastAsia="zh-CN"/>
          </w:rPr>
          <w:t>近</w:t>
        </w:r>
      </w:ins>
      <w:ins w:id="295" w:author="永夜城." w:date="2026-09-25T21:28:54Z">
        <w:r>
          <w:rPr>
            <w:rFonts w:hint="eastAsia"/>
            <w:lang w:val="en-US" w:eastAsia="zh-CN"/>
          </w:rPr>
          <w:t>屏幕，</w:t>
        </w:r>
      </w:ins>
      <w:ins w:id="296" w:author="永夜城." w:date="2026-09-25T21:27:45Z">
        <w:r>
          <w:rPr>
            <w:rFonts w:hint="eastAsia"/>
            <w:lang w:val="en-US" w:eastAsia="zh-CN"/>
          </w:rPr>
          <w:t>固定视角</w:t>
        </w:r>
      </w:ins>
      <w:ins w:id="297" w:author="永夜城." w:date="2026-09-25T21:28:00Z">
        <w:r>
          <w:rPr>
            <w:rFonts w:hint="eastAsia"/>
            <w:lang w:val="en-US" w:eastAsia="zh-CN"/>
          </w:rPr>
          <w:t>，</w:t>
        </w:r>
      </w:ins>
      <w:ins w:id="298" w:author="永夜城." w:date="2026-09-25T21:28:02Z">
        <w:r>
          <w:rPr>
            <w:rFonts w:hint="eastAsia"/>
            <w:lang w:val="en-US" w:eastAsia="zh-CN"/>
          </w:rPr>
          <w:t>这样不</w:t>
        </w:r>
      </w:ins>
      <w:ins w:id="299" w:author="永夜城." w:date="2026-09-25T21:28:04Z">
        <w:r>
          <w:rPr>
            <w:rFonts w:hint="eastAsia"/>
            <w:lang w:val="en-US" w:eastAsia="zh-CN"/>
          </w:rPr>
          <w:t>需要</w:t>
        </w:r>
      </w:ins>
      <w:ins w:id="300" w:author="永夜城." w:date="2026-09-25T21:28:08Z">
        <w:r>
          <w:rPr>
            <w:rFonts w:hint="eastAsia"/>
            <w:lang w:val="en-US" w:eastAsia="zh-CN"/>
          </w:rPr>
          <w:t>动作</w:t>
        </w:r>
      </w:ins>
      <w:ins w:id="301" w:author="永夜城." w:date="2026-09-25T21:28:09Z">
        <w:r>
          <w:rPr>
            <w:rFonts w:hint="eastAsia"/>
            <w:lang w:val="en-US" w:eastAsia="zh-CN"/>
          </w:rPr>
          <w:t>，</w:t>
        </w:r>
      </w:ins>
      <w:ins w:id="302" w:author="永夜城." w:date="2026-09-25T21:28:10Z">
        <w:r>
          <w:rPr>
            <w:rFonts w:hint="eastAsia"/>
            <w:lang w:val="en-US" w:eastAsia="zh-CN"/>
          </w:rPr>
          <w:t>只要</w:t>
        </w:r>
      </w:ins>
      <w:ins w:id="303" w:author="永夜城." w:date="2026-09-25T21:28:11Z">
        <w:r>
          <w:rPr>
            <w:rFonts w:hint="eastAsia"/>
            <w:lang w:val="en-US" w:eastAsia="zh-CN"/>
          </w:rPr>
          <w:t>屏幕</w:t>
        </w:r>
      </w:ins>
      <w:ins w:id="304" w:author="永夜城." w:date="2026-09-25T21:28:13Z">
        <w:r>
          <w:rPr>
            <w:rFonts w:hint="eastAsia"/>
            <w:lang w:val="en-US" w:eastAsia="zh-CN"/>
          </w:rPr>
          <w:t>像模像样地</w:t>
        </w:r>
      </w:ins>
      <w:ins w:id="305" w:author="永夜城." w:date="2026-09-25T21:28:17Z">
        <w:r>
          <w:rPr>
            <w:rFonts w:hint="eastAsia"/>
            <w:lang w:val="en-US" w:eastAsia="zh-CN"/>
          </w:rPr>
          <w:t>开</w:t>
        </w:r>
      </w:ins>
      <w:ins w:id="306" w:author="永夜城." w:date="2026-09-25T21:28:18Z">
        <w:r>
          <w:rPr>
            <w:rFonts w:hint="eastAsia"/>
            <w:lang w:val="en-US" w:eastAsia="zh-CN"/>
          </w:rPr>
          <w:t>文件</w:t>
        </w:r>
      </w:ins>
      <w:ins w:id="307" w:author="永夜城." w:date="2026-09-25T21:28:19Z">
        <w:r>
          <w:rPr>
            <w:rFonts w:hint="eastAsia"/>
            <w:lang w:val="en-US" w:eastAsia="zh-CN"/>
          </w:rPr>
          <w:t>就行了</w:t>
        </w:r>
      </w:ins>
      <w:ins w:id="308" w:author="永夜城." w:date="2026-09-25T21:26:33Z">
        <w:r>
          <w:rPr>
            <w:rFonts w:hint="eastAsia"/>
            <w:lang w:val="en-US" w:eastAsia="zh-CN"/>
          </w:rPr>
          <w:t>）</w:t>
        </w:r>
      </w:ins>
    </w:p>
    <w:p w14:paraId="38D38322">
      <w:pPr>
        <w:rPr>
          <w:ins w:id="309" w:author="永夜城." w:date="2026-09-25T21:29:19Z"/>
          <w:rFonts w:hint="default"/>
          <w:lang w:val="en-US" w:eastAsia="zh-CN"/>
        </w:rPr>
      </w:pPr>
      <w:ins w:id="310" w:author="永夜城." w:date="2026-09-25T21:27:06Z">
        <w:r>
          <w:rPr>
            <w:rFonts w:hint="eastAsia"/>
            <w:lang w:val="en-US" w:eastAsia="zh-CN"/>
          </w:rPr>
          <w:t>徐夏</w:t>
        </w:r>
      </w:ins>
      <w:del w:id="311" w:author="永夜城." w:date="2026-09-25T21:27:06Z">
        <w:r>
          <w:rPr>
            <w:rFonts w:hint="default"/>
            <w:lang w:val="en-US" w:eastAsia="zh-CN"/>
          </w:rPr>
          <w:delText>她</w:delText>
        </w:r>
      </w:del>
      <w:r>
        <w:rPr>
          <w:rFonts w:hint="default"/>
          <w:lang w:val="en-US" w:eastAsia="zh-CN"/>
        </w:rPr>
        <w:t>走到书桌前，翻出复习资料和论文题目，看着厚厚的复习资料和陌生的论文题目，脑子猛地一片空白。</w:t>
      </w:r>
    </w:p>
    <w:p w14:paraId="5A37CD4A">
      <w:pPr>
        <w:rPr>
          <w:rFonts w:hint="default"/>
          <w:highlight w:val="yellow"/>
          <w:lang w:val="en-US" w:eastAsia="zh-CN"/>
          <w:rPrChange w:id="312" w:author="永夜城." w:date="2026-09-25T21:29:25Z">
            <w:rPr>
              <w:rFonts w:hint="default"/>
              <w:lang w:val="en-US" w:eastAsia="zh-CN"/>
            </w:rPr>
          </w:rPrChange>
        </w:rPr>
      </w:pPr>
      <w:ins w:id="313" w:author="永夜城." w:date="2026-09-25T21:29:21Z">
        <w:r>
          <w:rPr>
            <w:rFonts w:hint="eastAsia"/>
            <w:highlight w:val="yellow"/>
            <w:lang w:val="en-US" w:eastAsia="zh-CN"/>
            <w:rPrChange w:id="314" w:author="永夜城." w:date="2026-09-25T21:29:25Z">
              <w:rPr>
                <w:rFonts w:hint="eastAsia"/>
                <w:lang w:val="en-US" w:eastAsia="zh-CN"/>
              </w:rPr>
            </w:rPrChange>
          </w:rPr>
          <w:t>插入</w:t>
        </w:r>
      </w:ins>
      <w:ins w:id="316" w:author="永夜城." w:date="2026-09-25T21:29:22Z">
        <w:r>
          <w:rPr>
            <w:rFonts w:hint="eastAsia"/>
            <w:highlight w:val="yellow"/>
            <w:lang w:val="en-US" w:eastAsia="zh-CN"/>
            <w:rPrChange w:id="317" w:author="永夜城." w:date="2026-09-25T21:29:25Z">
              <w:rPr>
                <w:rFonts w:hint="eastAsia"/>
                <w:lang w:val="en-US" w:eastAsia="zh-CN"/>
              </w:rPr>
            </w:rPrChange>
          </w:rPr>
          <w:t>对话</w:t>
        </w:r>
      </w:ins>
    </w:p>
    <w:p w14:paraId="54306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宿舍里其他舍友也在怨声载道。</w:t>
      </w:r>
    </w:p>
    <w:p w14:paraId="4E0C7F89">
      <w:pPr>
        <w:rPr>
          <w:ins w:id="319" w:author="永夜城." w:date="2026-09-25T21:29:45Z"/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但同时也聊起了准备怎么复习、如何安排。</w:t>
      </w:r>
    </w:p>
    <w:p w14:paraId="3D9619E4">
      <w:pPr>
        <w:rPr>
          <w:rFonts w:hint="default"/>
          <w:lang w:val="en-US" w:eastAsia="zh-CN"/>
        </w:rPr>
      </w:pPr>
      <w:ins w:id="320" w:author="永夜城." w:date="2026-09-25T21:29:45Z">
        <w:r>
          <w:rPr>
            <w:rFonts w:hint="eastAsia"/>
            <w:lang w:val="en-US" w:eastAsia="zh-CN"/>
          </w:rPr>
          <w:t>（</w:t>
        </w:r>
      </w:ins>
      <w:ins w:id="321" w:author="永夜城." w:date="2026-09-25T21:29:47Z">
        <w:r>
          <w:rPr>
            <w:rFonts w:hint="eastAsia"/>
            <w:lang w:val="en-US" w:eastAsia="zh-CN"/>
          </w:rPr>
          <w:t>背景</w:t>
        </w:r>
      </w:ins>
      <w:ins w:id="322" w:author="永夜城." w:date="2026-09-25T21:29:50Z">
        <w:r>
          <w:rPr>
            <w:rFonts w:hint="eastAsia"/>
            <w:lang w:val="en-US" w:eastAsia="zh-CN"/>
          </w:rPr>
          <w:t>人声</w:t>
        </w:r>
      </w:ins>
      <w:ins w:id="323" w:author="永夜城." w:date="2026-09-25T21:29:51Z">
        <w:r>
          <w:rPr>
            <w:rFonts w:hint="eastAsia"/>
            <w:lang w:val="en-US" w:eastAsia="zh-CN"/>
          </w:rPr>
          <w:t>逐渐模糊</w:t>
        </w:r>
      </w:ins>
      <w:ins w:id="324" w:author="永夜城." w:date="2026-09-25T21:29:52Z">
        <w:r>
          <w:rPr>
            <w:rFonts w:hint="eastAsia"/>
            <w:lang w:val="en-US" w:eastAsia="zh-CN"/>
          </w:rPr>
          <w:t>，</w:t>
        </w:r>
      </w:ins>
      <w:ins w:id="325" w:author="永夜城." w:date="2026-09-25T21:29:55Z">
        <w:r>
          <w:rPr>
            <w:rFonts w:hint="eastAsia"/>
            <w:lang w:val="en-US" w:eastAsia="zh-CN"/>
          </w:rPr>
          <w:t>bgm</w:t>
        </w:r>
      </w:ins>
      <w:ins w:id="326" w:author="永夜城." w:date="2026-09-25T21:29:57Z">
        <w:r>
          <w:rPr>
            <w:rFonts w:hint="eastAsia"/>
            <w:lang w:val="en-US" w:eastAsia="zh-CN"/>
          </w:rPr>
          <w:t>调大</w:t>
        </w:r>
      </w:ins>
      <w:ins w:id="327" w:author="永夜城." w:date="2026-09-25T21:29:45Z">
        <w:r>
          <w:rPr>
            <w:rFonts w:hint="eastAsia"/>
            <w:lang w:val="en-US" w:eastAsia="zh-CN"/>
          </w:rPr>
          <w:t>）</w:t>
        </w:r>
      </w:ins>
    </w:p>
    <w:p w14:paraId="5184F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热闹的氛围，反而让徐夏更加焦虑，她觉得自己像个局外人，跟不上大家的节奏。</w:t>
      </w:r>
    </w:p>
    <w:p w14:paraId="364B1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【徐夏】宿舍太吵了，根本没法专注复习...</w:t>
      </w:r>
    </w:p>
    <w:p w14:paraId="77F1FFCC">
      <w:pPr>
        <w:rPr>
          <w:rFonts w:hint="default"/>
          <w:lang w:val="en-US" w:eastAsia="zh-CN"/>
        </w:rPr>
      </w:pPr>
      <w:ins w:id="328" w:author="永夜城." w:date="2026-09-25T21:30:13Z">
        <w:r>
          <w:rPr>
            <w:rFonts w:hint="eastAsia"/>
            <w:lang w:val="en-US" w:eastAsia="zh-CN"/>
          </w:rPr>
          <w:t>（</w:t>
        </w:r>
      </w:ins>
      <w:ins w:id="329" w:author="永夜城." w:date="2026-09-25T22:31:57Z">
        <w:r>
          <w:rPr>
            <w:rFonts w:hint="eastAsia"/>
            <w:lang w:val="en-US" w:eastAsia="zh-CN"/>
          </w:rPr>
          <w:t>好难实现的</w:t>
        </w:r>
      </w:ins>
      <w:ins w:id="330" w:author="永夜城." w:date="2026-09-25T22:31:58Z">
        <w:r>
          <w:rPr>
            <w:rFonts w:hint="eastAsia"/>
            <w:lang w:val="en-US" w:eastAsia="zh-CN"/>
          </w:rPr>
          <w:t>动作，</w:t>
        </w:r>
      </w:ins>
      <w:ins w:id="331" w:author="永夜城." w:date="2026-09-25T22:31:59Z">
        <w:r>
          <w:rPr>
            <w:rFonts w:hint="eastAsia"/>
            <w:lang w:val="en-US" w:eastAsia="zh-CN"/>
          </w:rPr>
          <w:t>实在不行</w:t>
        </w:r>
      </w:ins>
      <w:ins w:id="332" w:author="永夜城." w:date="2026-09-25T22:32:01Z">
        <w:r>
          <w:rPr>
            <w:rFonts w:hint="eastAsia"/>
            <w:lang w:val="en-US" w:eastAsia="zh-CN"/>
          </w:rPr>
          <w:t>黑屏</w:t>
        </w:r>
      </w:ins>
      <w:ins w:id="333" w:author="永夜城." w:date="2026-09-25T22:32:02Z">
        <w:r>
          <w:rPr>
            <w:rFonts w:hint="eastAsia"/>
            <w:lang w:val="en-US" w:eastAsia="zh-CN"/>
          </w:rPr>
          <w:t>吧</w:t>
        </w:r>
      </w:ins>
      <w:ins w:id="334" w:author="永夜城." w:date="2026-09-25T22:32:03Z">
        <w:r>
          <w:rPr>
            <w:rFonts w:hint="eastAsia"/>
            <w:lang w:val="en-US" w:eastAsia="zh-CN"/>
          </w:rPr>
          <w:t>。</w:t>
        </w:r>
      </w:ins>
      <w:ins w:id="335" w:author="永夜城." w:date="2026-09-25T21:30:13Z">
        <w:r>
          <w:rPr>
            <w:rFonts w:hint="eastAsia"/>
            <w:lang w:val="en-US" w:eastAsia="zh-CN"/>
          </w:rPr>
          <w:t>）</w:t>
        </w:r>
      </w:ins>
    </w:p>
    <w:p w14:paraId="5BD7C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想找同学问问复习方法和论文思路，又怕麻烦别人，被别人觉得自己很笨。</w:t>
      </w:r>
    </w:p>
    <w:p w14:paraId="51600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徐夏趴在书桌上，双手抱住头，不停叹气，心里的压力像一座大山，压得她喘不过气。</w:t>
      </w:r>
    </w:p>
    <w:p w14:paraId="3929C86F">
      <w:pPr>
        <w:rPr>
          <w:rFonts w:hint="default"/>
          <w:lang w:val="en-US" w:eastAsia="zh-CN"/>
        </w:rPr>
      </w:pPr>
      <w:ins w:id="336" w:author="永夜城." w:date="2026-09-25T21:31:54Z">
        <w:r>
          <w:rPr>
            <w:rFonts w:hint="eastAsia"/>
            <w:lang w:val="en-US" w:eastAsia="zh-CN"/>
          </w:rPr>
          <w:t xml:space="preserve"> </w:t>
        </w:r>
      </w:ins>
    </w:p>
    <w:p w14:paraId="1E4F9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请帮徐夏完成自我视角焦虑记录：</w:t>
      </w:r>
    </w:p>
    <w:p w14:paraId="6A76E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徐夏焦虑的感觉是什么？她所焦虑的，实际上是什么？</w:t>
      </w:r>
    </w:p>
    <w:p w14:paraId="0B964C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对考试论文都没把握</w:t>
      </w:r>
    </w:p>
    <w:p w14:paraId="3AF0D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我担心考试复习不完、论文写不好，于是感觉两件事都要搞砸。</w:t>
      </w:r>
    </w:p>
    <w:p w14:paraId="43C78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我会对着复习资料发呆，连笔都拿不起来。</w:t>
      </w:r>
    </w:p>
    <w:p w14:paraId="372D8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这种感觉像被两座大山压着…我真正害怕的是双双失利、满盘皆输。</w:t>
      </w:r>
    </w:p>
    <w:p w14:paraId="0875D8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努力怕得不到回报</w:t>
      </w:r>
    </w:p>
    <w:p w14:paraId="05B67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我担心自己熬了无数个夜复习，最后还是考不好，所有努力都白费时，我会忍不住怀疑自己的能力。</w:t>
      </w:r>
    </w:p>
    <w:p w14:paraId="1B2EC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这种感受像所有付出都打了水漂。</w:t>
      </w:r>
    </w:p>
    <w:p w14:paraId="76A78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我真正害怕的是努力没有回报，</w:t>
      </w:r>
    </w:p>
    <w:p w14:paraId="72A7572C">
      <w:pPr>
        <w:rPr>
          <w:rFonts w:hint="default"/>
          <w:lang w:val="en-US" w:eastAsia="zh-CN"/>
        </w:rPr>
      </w:pPr>
    </w:p>
    <w:p w14:paraId="55921BB2">
      <w:pPr>
        <w:rPr>
          <w:ins w:id="337" w:author="永夜城." w:date="2026-09-25T22:32:13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徐夏犹豫了半天，还是拿出手机，点开了同专业学姐的微信。</w:t>
      </w:r>
    </w:p>
    <w:p w14:paraId="4BE5041F">
      <w:pPr>
        <w:rPr>
          <w:rFonts w:hint="default"/>
          <w:lang w:val="en-US" w:eastAsia="zh-CN"/>
        </w:rPr>
      </w:pPr>
      <w:ins w:id="338" w:author="永夜城." w:date="2026-09-25T22:32:14Z">
        <w:r>
          <w:rPr>
            <w:rFonts w:hint="eastAsia"/>
            <w:lang w:val="en-US" w:eastAsia="zh-CN"/>
          </w:rPr>
          <w:t>（插入</w:t>
        </w:r>
      </w:ins>
      <w:ins w:id="339" w:author="永夜城." w:date="2026-09-25T22:32:15Z">
        <w:r>
          <w:rPr>
            <w:rFonts w:hint="eastAsia"/>
            <w:lang w:val="en-US" w:eastAsia="zh-CN"/>
          </w:rPr>
          <w:t>玩家</w:t>
        </w:r>
      </w:ins>
      <w:ins w:id="340" w:author="永夜城." w:date="2026-09-25T22:32:16Z">
        <w:r>
          <w:rPr>
            <w:rFonts w:hint="eastAsia"/>
            <w:lang w:val="en-US" w:eastAsia="zh-CN"/>
          </w:rPr>
          <w:t>行为</w:t>
        </w:r>
      </w:ins>
      <w:ins w:id="341" w:author="永夜城." w:date="2026-09-25T22:32:14Z">
        <w:r>
          <w:rPr>
            <w:rFonts w:hint="eastAsia"/>
            <w:lang w:val="en-US" w:eastAsia="zh-CN"/>
          </w:rPr>
          <w:t>）</w:t>
        </w:r>
      </w:ins>
    </w:p>
    <w:p w14:paraId="4929D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学姐是高一届的，因为先前的活动，和徐夏关系还不错。</w:t>
      </w:r>
    </w:p>
    <w:p w14:paraId="19E46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想到学姐肯定也经历过同样的考试，比自己更有经验。</w:t>
      </w:r>
    </w:p>
    <w:p w14:paraId="101B6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她对着手机屏幕，指尖微微颤抖着，慢慢打字，把心里的焦虑和担忧一股脑倒了出来。</w:t>
      </w:r>
    </w:p>
    <w:p w14:paraId="54192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【徐夏】学姐，打扰啦！我有问题想问问学姐</w:t>
      </w:r>
    </w:p>
    <w:p w14:paraId="1DDB9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【徐夏】老师通知下周三模拟考、下周五论文截止，我还没开始准备，很焦虑，不知道该怎么办……</w:t>
      </w:r>
    </w:p>
    <w:p w14:paraId="3DC88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【徐夏】我怕复习时间不够，考不好，论文也写不好，拉低绩点，感觉要完了</w:t>
      </w:r>
    </w:p>
    <w:p w14:paraId="41D56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【徐夏】但是麻烦别人我觉得也不太好……</w:t>
      </w:r>
    </w:p>
    <w:p w14:paraId="0A981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【徐夏】我想问问学姐有没有什么办法？</w:t>
      </w:r>
    </w:p>
    <w:p w14:paraId="0DD97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【学姐】没事没事，不打扰呀</w:t>
      </w:r>
    </w:p>
    <w:p w14:paraId="56E69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【学姐】我去年也遇到过和你一样的情况，一开始也很焦虑，后来慢慢找对方法就好了。</w:t>
      </w:r>
    </w:p>
    <w:p w14:paraId="2008D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【学姐】你不用太着急，也不用怕麻烦别人，和学长学姐、学习好的同学沟通，能少走很多弯路，这不是笨，是聪明的做法。</w:t>
      </w:r>
    </w:p>
    <w:p w14:paraId="494E7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【学姐】哈哈，找我就对咯！</w:t>
      </w:r>
    </w:p>
    <w:p w14:paraId="42A6C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学姐的语气很温和，满是共情，瞬间驱散了徐夏心里的一部分阴霾。</w:t>
      </w:r>
    </w:p>
    <w:p w14:paraId="7D5D8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徐夏看着消息，眼里泛起了一丝泪光，心里的无助少了很多。</w:t>
      </w:r>
    </w:p>
    <w:p w14:paraId="2B05B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她对着手机慢慢打字，语气里满是感激。</w:t>
      </w:r>
    </w:p>
    <w:p w14:paraId="03DD6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【徐夏】谢谢学姐，可是我还是不知道该怎么安排时间，复习和论文都赶在一起，我怕自己兼顾不好。</w:t>
      </w:r>
    </w:p>
    <w:p w14:paraId="464C4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【学姐】哦这个啊，我觉得你可以列一个优先级清单</w:t>
      </w:r>
    </w:p>
    <w:p w14:paraId="6701F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【学姐】每天分配好复习和写论文的时间，比如每天用2小时复习，1小时写论文，之类的</w:t>
      </w:r>
    </w:p>
    <w:p w14:paraId="510C6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【学姐】可以用那种专注软件，不熬夜，提高效率就好。</w:t>
      </w:r>
    </w:p>
    <w:p w14:paraId="1592F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【学姐】论文可以分三步完成，先写大纲，再填充初稿，最后修改完善，这样慢慢推进，就不会觉得压力很大了。</w:t>
      </w:r>
    </w:p>
    <w:p w14:paraId="4549C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【学姐】加油_720.png</w:t>
      </w:r>
    </w:p>
    <w:p w14:paraId="358C9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【学姐】我也听你们班长说过，就是和你一个宿舍的那个，你平时作业认真，基础又好！</w:t>
      </w:r>
    </w:p>
    <w:p w14:paraId="6EEE6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【学姐】如果是你的话——</w:t>
      </w:r>
    </w:p>
    <w:p w14:paraId="79491BC9">
      <w:pPr>
        <w:rPr>
          <w:rFonts w:hint="default"/>
          <w:lang w:val="en-US" w:eastAsia="zh-CN"/>
        </w:rPr>
      </w:pPr>
    </w:p>
    <w:p w14:paraId="3E9CF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想象如果你是学姐，面对这样一位对你也同样经历过的考试而焦虑的后辈，你会怎么安慰？</w:t>
      </w:r>
    </w:p>
    <w:p w14:paraId="3DAB2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请帮学姐补充一句鼓励徐夏的话：</w:t>
      </w:r>
    </w:p>
    <w:p w14:paraId="7E1454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按计划推进就很好</w:t>
      </w:r>
    </w:p>
    <w:p w14:paraId="53790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不用被别人的复习进度影响，按照你自己的计划，一步步推进就好，稳扎稳打，反而能发挥出最好的水平。</w:t>
      </w:r>
    </w:p>
    <w:p w14:paraId="00218A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你比想象中的更厉害</w:t>
      </w:r>
    </w:p>
    <w:p w14:paraId="2417E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你比自己想象中要厉害得多，你平时的积累和认真，早就为这次考试和论文打下了坚实的基础，别小看自己了！</w:t>
      </w:r>
    </w:p>
    <w:p w14:paraId="0EF410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你的基础本身就很好</w:t>
      </w:r>
    </w:p>
    <w:p w14:paraId="6F115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你的基础本来就很好，平时作业和小测的成绩都很稳定，只要正常发挥，一定能应对好这次挑战。</w:t>
      </w:r>
    </w:p>
    <w:p w14:paraId="4B1D3425">
      <w:pPr>
        <w:rPr>
          <w:rFonts w:hint="default"/>
          <w:lang w:val="en-US" w:eastAsia="zh-CN"/>
        </w:rPr>
      </w:pPr>
    </w:p>
    <w:p w14:paraId="2D3A3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徐夏看着学姐的消息，心里的焦虑消散了一大半。</w:t>
      </w:r>
    </w:p>
    <w:p w14:paraId="31A6D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她正准备回复学姐，林溪就抱着复习资料，走进了宿舍。</w:t>
      </w:r>
    </w:p>
    <w:p w14:paraId="56F87C81">
      <w:pPr>
        <w:rPr>
          <w:del w:id="342" w:author="永夜城." w:date="2026-09-25T22:35:10Z"/>
          <w:rFonts w:hint="default"/>
          <w:lang w:val="en-US" w:eastAsia="zh-CN"/>
        </w:rPr>
      </w:pPr>
      <w:del w:id="343" w:author="永夜城." w:date="2026-09-25T22:35:10Z">
        <w:r>
          <w:rPr>
            <w:rFonts w:hint="default"/>
            <w:lang w:val="en-US" w:eastAsia="zh-CN"/>
          </w:rPr>
          <w:delText>一看到徐夏愁眉苦脸的样子，就知道她在为考试周和论文焦虑了。</w:delText>
        </w:r>
      </w:del>
    </w:p>
    <w:p w14:paraId="22926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林溪笑着走了过来。</w:t>
      </w:r>
    </w:p>
    <w:p w14:paraId="37A43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【林溪】哈哈，小夏，我就知道你又在急了！正好我带了复习资料，咱们一起去图书馆吧？</w:t>
      </w:r>
    </w:p>
    <w:p w14:paraId="2A921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【林溪】图书馆安静，也能互相监督，主要是监督我，哈哈...</w:t>
      </w:r>
    </w:p>
    <w:p w14:paraId="5F213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</w:t>
      </w:r>
      <w:del w:id="344" w:author="永夜城." w:date="2026-09-25T22:37:29Z">
        <w:r>
          <w:rPr>
            <w:rFonts w:hint="default"/>
            <w:lang w:val="en-US" w:eastAsia="zh-CN"/>
          </w:rPr>
          <w:delText>抬起头，</w:delText>
        </w:r>
      </w:del>
      <w:r>
        <w:rPr>
          <w:rFonts w:hint="default"/>
          <w:lang w:val="en-US" w:eastAsia="zh-CN"/>
        </w:rPr>
        <w:t>看着林溪，脸上露出了一丝笑容，眼里的慌乱消散了一些。</w:t>
      </w:r>
    </w:p>
    <w:p w14:paraId="1630F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【徐夏】好啊，谢谢你，我正想找你呢。</w:t>
      </w:r>
    </w:p>
    <w:p w14:paraId="2A81F690">
      <w:pPr>
        <w:rPr>
          <w:ins w:id="345" w:author="永夜城." w:date="2026-09-25T22:38:05Z"/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两人收拾好资料，带上手机，并肩往图书馆走去。</w:t>
      </w:r>
    </w:p>
    <w:p w14:paraId="7103B3E8">
      <w:pPr>
        <w:rPr>
          <w:rFonts w:hint="default"/>
          <w:lang w:val="en-US" w:eastAsia="zh-CN"/>
        </w:rPr>
      </w:pPr>
    </w:p>
    <w:p w14:paraId="5C5FB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图书馆的学生都在认真学习，安静，只有轻微的键盘声，和书页翻动的声音。</w:t>
      </w:r>
    </w:p>
    <w:p w14:paraId="41306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空气里若有若无地飘着清新剂的香气，还有书本生涩的味道。</w:t>
      </w:r>
    </w:p>
    <w:p w14:paraId="7F016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这种沉静专住的氛围，让徐夏慢慢地放下心。</w:t>
      </w:r>
    </w:p>
    <w:p w14:paraId="7A39F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她们找了个靠窗的</w:t>
      </w:r>
      <w:ins w:id="346" w:author="永夜城." w:date="2026-09-25T22:38:30Z">
        <w:r>
          <w:rPr>
            <w:rFonts w:hint="eastAsia"/>
            <w:lang w:val="en-US" w:eastAsia="zh-CN"/>
          </w:rPr>
          <w:t>（</w:t>
        </w:r>
      </w:ins>
      <w:ins w:id="347" w:author="永夜城." w:date="2026-09-25T22:38:38Z">
        <w:r>
          <w:rPr>
            <w:rFonts w:hint="eastAsia"/>
            <w:lang w:val="en-US" w:eastAsia="zh-CN"/>
          </w:rPr>
          <w:t>←</w:t>
        </w:r>
      </w:ins>
      <w:ins w:id="348" w:author="永夜城." w:date="2026-09-25T22:38:32Z">
        <w:r>
          <w:rPr>
            <w:rFonts w:hint="eastAsia"/>
            <w:lang w:val="en-US" w:eastAsia="zh-CN"/>
          </w:rPr>
          <w:t>建模</w:t>
        </w:r>
      </w:ins>
      <w:ins w:id="349" w:author="永夜城." w:date="2026-09-25T22:38:30Z">
        <w:r>
          <w:rPr>
            <w:rFonts w:hint="eastAsia"/>
            <w:lang w:val="en-US" w:eastAsia="zh-CN"/>
          </w:rPr>
          <w:t>没有就删了这个形容词）</w:t>
        </w:r>
      </w:ins>
      <w:r>
        <w:rPr>
          <w:rFonts w:hint="default"/>
          <w:lang w:val="en-US" w:eastAsia="zh-CN"/>
        </w:rPr>
        <w:t>位置坐下，林溪拿出自己的复习计划，递给徐夏，凑到耳边悄悄地说话。</w:t>
      </w:r>
    </w:p>
    <w:p w14:paraId="305F5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【林溪】夏夏，你可以帮我看看我的计划吗？</w:t>
      </w:r>
    </w:p>
    <w:p w14:paraId="602A3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【徐夏】我看吗？我自己还没计划好呢...</w:t>
      </w:r>
    </w:p>
    <w:p w14:paraId="7EB97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【林溪】哦，那也正好呀！你参考一下我的，咱们一起，正好！</w:t>
      </w:r>
    </w:p>
    <w:p w14:paraId="404E3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徐夏看着她的笑容，也忍不住笑了起来。</w:t>
      </w:r>
    </w:p>
    <w:p w14:paraId="00E25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在图书馆中，那份焦虑逐渐平静下来。</w:t>
      </w:r>
    </w:p>
    <w:p w14:paraId="263B1A16">
      <w:pPr>
        <w:rPr>
          <w:rFonts w:hint="default"/>
          <w:lang w:val="en-US" w:eastAsia="zh-CN"/>
        </w:rPr>
      </w:pPr>
    </w:p>
    <w:p w14:paraId="143EA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请记录环境带来的新认知，记录自己的感受。在图书馆的环境里，徐夏发现自己的焦虑其实是：</w:t>
      </w:r>
    </w:p>
    <w:p w14:paraId="322B7B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放大了困难，自己吓自己</w:t>
      </w:r>
    </w:p>
    <w:p w14:paraId="1F24A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我的焦虑其实是自己把困难无限放大了，以为考试和论文有多难，却忽略了自己的能力完全能应对，也会变得擅长应对，自己吓自己。</w:t>
      </w:r>
    </w:p>
    <w:p w14:paraId="22A84B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忽略身边的陪伴帮助</w:t>
      </w:r>
    </w:p>
    <w:p w14:paraId="44ADA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我的焦虑其实是让我只顾着埋头焦虑，却看不到身边的同学和学姐都愿意帮我。</w:t>
      </w:r>
    </w:p>
    <w:p w14:paraId="0B63E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我从来都不是一个人在面对这些事。</w:t>
      </w:r>
    </w:p>
    <w:p w14:paraId="4DF2A2B2">
      <w:pPr>
        <w:rPr>
          <w:rFonts w:hint="default"/>
          <w:lang w:val="en-US" w:eastAsia="zh-CN"/>
        </w:rPr>
      </w:pPr>
    </w:p>
    <w:p w14:paraId="4E8FF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徐夏点了点头，接过复习计划，认真地看了起来。</w:t>
      </w:r>
    </w:p>
    <w:p w14:paraId="2CEE7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按照那份安排，她</w:t>
      </w:r>
      <w:del w:id="350" w:author="永夜城." w:date="2026-09-25T22:38:57Z">
        <w:r>
          <w:rPr>
            <w:rFonts w:hint="default"/>
            <w:lang w:val="en-US" w:eastAsia="zh-CN"/>
          </w:rPr>
          <w:delText>拿起笔，</w:delText>
        </w:r>
      </w:del>
      <w:r>
        <w:rPr>
          <w:rFonts w:hint="default"/>
          <w:lang w:val="en-US" w:eastAsia="zh-CN"/>
        </w:rPr>
        <w:t>开始梳理自己的复习和论文计划，一步步踏实地干了起来。</w:t>
      </w:r>
    </w:p>
    <w:p w14:paraId="63E69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时间飞快。</w:t>
      </w:r>
    </w:p>
    <w:p w14:paraId="3DA93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坐在图书馆里，徐夏忍不住试想1年后，自己是如何看待这次考试的呢？</w:t>
      </w:r>
    </w:p>
    <w:p w14:paraId="03DCC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现在的自己，又是怎么看待以前的考试的呢？</w:t>
      </w:r>
    </w:p>
    <w:p w14:paraId="04B9B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回想这次考试周的经历，未来的自己也许已经顺利度过了这段艰难的时光，正在朝着自己的方向努力。</w:t>
      </w:r>
    </w:p>
    <w:p w14:paraId="5F5E358B">
      <w:pPr>
        <w:rPr>
          <w:rFonts w:hint="default"/>
          <w:lang w:val="en-US" w:eastAsia="zh-CN"/>
        </w:rPr>
      </w:pPr>
    </w:p>
    <w:p w14:paraId="1A555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请帮徐夏完成未来自我视角创作，未来的徐夏，会对现在为考试周痛苦的自己，说些什么？能收获什么？</w:t>
      </w:r>
    </w:p>
    <w:p w14:paraId="3E66E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亲爱的自己，现在你正在为考试周和论文而焦虑，但1年后的我想告诉你——</w:t>
      </w:r>
    </w:p>
    <w:p w14:paraId="5C7F61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 xml:space="preserve">学会了合理安排时间 </w:t>
      </w:r>
    </w:p>
    <w:p w14:paraId="6D09D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那次经历让你学会了合理安排时间，把大任务拆解成小目标，一步步完成，再也不会手忙脚乱。</w:t>
      </w:r>
    </w:p>
    <w:p w14:paraId="5E3577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懂得管理能力焦虑</w:t>
      </w:r>
    </w:p>
    <w:p w14:paraId="6561D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那次经历让你明白，很多时候对自己能力的无端怀疑，才是最大的焦虑来源。对能力的不安，实际上并不会影响自己能做到的事情。</w:t>
      </w:r>
    </w:p>
    <w:p w14:paraId="32840ED7">
      <w:pPr>
        <w:rPr>
          <w:rFonts w:hint="default"/>
          <w:lang w:val="en-US" w:eastAsia="zh-CN"/>
        </w:rPr>
      </w:pPr>
    </w:p>
    <w:p w14:paraId="2F67D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徐夏深吸一口气，眼神坚定地看着眼前的复习资料和论文题目，悄悄地给自己打气。</w:t>
      </w:r>
    </w:p>
    <w:p w14:paraId="6A548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【徐夏】我可以的，只要按计划走，认真复习、慢慢写论文，就一定能顺利完成的。不用焦虑，不用害怕。</w:t>
      </w:r>
    </w:p>
    <w:p w14:paraId="6D1C1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她拿起复习资料，开始认真复习，林溪坐在她身边，陪着她一起努力。</w:t>
      </w:r>
    </w:p>
    <w:p w14:paraId="28BA3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安静的图书馆里，只有翻书的声音和笔尖划过纸张的声音。</w:t>
      </w:r>
    </w:p>
    <w:p w14:paraId="0344D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徐夏的心里，再也没有了之前的慌乱和焦虑，只剩下坚定和从容，她知道，只要自己一步一个脚印，就一定能顺利度过的。</w:t>
      </w:r>
    </w:p>
    <w:p w14:paraId="1CD2AB99">
      <w:pPr>
        <w:rPr>
          <w:rFonts w:hint="default"/>
          <w:lang w:val="en-US" w:eastAsia="zh-CN"/>
        </w:rPr>
      </w:pPr>
    </w:p>
    <w:p w14:paraId="563EF4AC">
      <w:pPr>
        <w:pStyle w:val="2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第五章</w:t>
      </w:r>
    </w:p>
    <w:p w14:paraId="536EECA5">
      <w:pPr>
        <w:rPr>
          <w:ins w:id="351" w:author="永夜城." w:date="2026-09-25T22:41:31Z"/>
          <w:rFonts w:hint="default"/>
          <w:lang w:val="en-US" w:eastAsia="zh-CN"/>
        </w:rPr>
      </w:pPr>
      <w:ins w:id="352" w:author="永夜城." w:date="2026-09-25T22:41:32Z">
        <w:r>
          <w:rPr>
            <w:rFonts w:hint="eastAsia"/>
            <w:lang w:val="en-US" w:eastAsia="zh-CN"/>
          </w:rPr>
          <w:t>（</w:t>
        </w:r>
      </w:ins>
      <w:ins w:id="353" w:author="永夜城." w:date="2026-09-25T22:41:35Z">
        <w:r>
          <w:rPr>
            <w:rFonts w:hint="eastAsia"/>
            <w:lang w:val="en-US" w:eastAsia="zh-CN"/>
          </w:rPr>
          <w:t>可以黑屏</w:t>
        </w:r>
      </w:ins>
      <w:ins w:id="354" w:author="永夜城." w:date="2026-09-25T22:41:32Z">
        <w:r>
          <w:rPr>
            <w:rFonts w:hint="eastAsia"/>
            <w:lang w:val="en-US" w:eastAsia="zh-CN"/>
          </w:rPr>
          <w:t>）</w:t>
        </w:r>
      </w:ins>
    </w:p>
    <w:p w14:paraId="77945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期末正式考试终于结束了，徐夏长长地舒了一口气，紧绷了很久的神经终于放松了下来。</w:t>
      </w:r>
    </w:p>
    <w:p w14:paraId="05190354">
      <w:pPr>
        <w:rPr>
          <w:ins w:id="355" w:author="永夜城." w:date="2026-09-25T22:41:37Z"/>
          <w:rFonts w:hint="default"/>
          <w:lang w:val="en-US" w:eastAsia="zh-CN"/>
        </w:rPr>
      </w:pPr>
      <w:r>
        <w:rPr>
          <w:rFonts w:hint="default"/>
          <w:lang w:val="en-US" w:eastAsia="zh-CN"/>
        </w:rPr>
        <w:t>收拾好东西，终于开开心心地回到了宿舍。</w:t>
      </w:r>
    </w:p>
    <w:p w14:paraId="66303FE1">
      <w:pPr>
        <w:rPr>
          <w:rFonts w:hint="default"/>
          <w:lang w:val="en-US" w:eastAsia="zh-CN"/>
        </w:rPr>
      </w:pPr>
      <w:ins w:id="356" w:author="永夜城." w:date="2026-09-25T22:41:38Z">
        <w:r>
          <w:rPr>
            <w:rFonts w:hint="eastAsia"/>
            <w:lang w:val="en-US" w:eastAsia="zh-CN"/>
          </w:rPr>
          <w:t>（</w:t>
        </w:r>
      </w:ins>
      <w:ins w:id="357" w:author="永夜城." w:date="2026-09-25T22:41:45Z">
        <w:r>
          <w:rPr>
            <w:rFonts w:hint="eastAsia"/>
            <w:lang w:val="en-US" w:eastAsia="zh-CN"/>
          </w:rPr>
          <w:t>刷新</w:t>
        </w:r>
      </w:ins>
      <w:ins w:id="358" w:author="永夜城." w:date="2026-09-25T22:41:39Z">
        <w:r>
          <w:rPr>
            <w:rFonts w:hint="eastAsia"/>
            <w:lang w:val="en-US" w:eastAsia="zh-CN"/>
          </w:rPr>
          <w:t>在</w:t>
        </w:r>
      </w:ins>
      <w:ins w:id="359" w:author="永夜城." w:date="2026-09-25T22:41:41Z">
        <w:r>
          <w:rPr>
            <w:rFonts w:hint="eastAsia"/>
            <w:lang w:val="en-US" w:eastAsia="zh-CN"/>
          </w:rPr>
          <w:t>宿舍</w:t>
        </w:r>
      </w:ins>
      <w:ins w:id="360" w:author="永夜城." w:date="2026-09-25T22:41:38Z">
        <w:r>
          <w:rPr>
            <w:rFonts w:hint="eastAsia"/>
            <w:lang w:val="en-US" w:eastAsia="zh-CN"/>
          </w:rPr>
          <w:t>）</w:t>
        </w:r>
      </w:ins>
    </w:p>
    <w:p w14:paraId="3E4FC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可到了宿舍后，却突然觉得宿舍氛围不对劲。</w:t>
      </w:r>
    </w:p>
    <w:p w14:paraId="29E55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【徐夏】怎么回事？</w:t>
      </w:r>
    </w:p>
    <w:p w14:paraId="320F3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徐夏心里泛起了一丝不安，突然想起了之前的一个小细节。</w:t>
      </w:r>
    </w:p>
    <w:p w14:paraId="75BE1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考试的前几天，徐夏因为复习时间紧张，经常在宿舍背书。</w:t>
      </w:r>
    </w:p>
    <w:p w14:paraId="26C39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有一次背书的时候，躺在床上的舍友叹了口气，拿着手机直接离开了宿舍，也把门关上了。</w:t>
      </w:r>
    </w:p>
    <w:p w14:paraId="0EB49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当时她没在意，可现在想来，心里却很不是滋味。</w:t>
      </w:r>
    </w:p>
    <w:p w14:paraId="7323D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徐夏坐在自己的书桌前，有些恍惚，心里慢慢变得敏感起来，满是担忧和不安。</w:t>
      </w:r>
    </w:p>
    <w:p w14:paraId="61B15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【徐夏】她们是不是觉得我背书吵到她们了？是不是讨厌我了？所以才关上门，不想理我。</w:t>
      </w:r>
    </w:p>
    <w:p w14:paraId="3FCF8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眼见徐夏回来，宿舍里本来围在一起、说说笑笑的另外三个舍友，突然停下了聊天，眼神也有些闪躲。</w:t>
      </w:r>
    </w:p>
    <w:p w14:paraId="302B5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徐夏的心一下子沉了下去，眉头紧紧拧成一团。</w:t>
      </w:r>
    </w:p>
    <w:p w14:paraId="18764B8B">
      <w:pPr>
        <w:rPr>
          <w:ins w:id="361" w:author="永夜城." w:date="2026-09-25T22:42:12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心里的敏感和不安越发强烈，她下意识地低下头，不敢再看她们。</w:t>
      </w:r>
    </w:p>
    <w:p w14:paraId="158A14CB">
      <w:pPr>
        <w:rPr>
          <w:rFonts w:hint="default"/>
          <w:lang w:val="en-US" w:eastAsia="zh-CN"/>
        </w:rPr>
      </w:pPr>
      <w:ins w:id="362" w:author="永夜城." w:date="2026-09-25T22:42:13Z">
        <w:r>
          <w:rPr>
            <w:rFonts w:hint="eastAsia"/>
            <w:lang w:val="en-US" w:eastAsia="zh-CN"/>
          </w:rPr>
          <w:t>（</w:t>
        </w:r>
      </w:ins>
      <w:ins w:id="363" w:author="永夜城." w:date="2026-09-25T22:42:15Z">
        <w:r>
          <w:rPr>
            <w:rFonts w:hint="eastAsia"/>
            <w:lang w:val="en-US" w:eastAsia="zh-CN"/>
          </w:rPr>
          <w:t>处理一下</w:t>
        </w:r>
      </w:ins>
      <w:ins w:id="364" w:author="永夜城." w:date="2026-09-25T22:42:16Z">
        <w:r>
          <w:rPr>
            <w:rFonts w:hint="eastAsia"/>
            <w:lang w:val="en-US" w:eastAsia="zh-CN"/>
          </w:rPr>
          <w:t>画面，可以</w:t>
        </w:r>
      </w:ins>
      <w:ins w:id="365" w:author="永夜城." w:date="2026-09-25T22:42:17Z">
        <w:r>
          <w:rPr>
            <w:rFonts w:hint="eastAsia"/>
            <w:lang w:val="en-US" w:eastAsia="zh-CN"/>
          </w:rPr>
          <w:t>加</w:t>
        </w:r>
      </w:ins>
      <w:ins w:id="366" w:author="永夜城." w:date="2026-09-25T22:42:22Z">
        <w:r>
          <w:rPr>
            <w:rFonts w:hint="eastAsia"/>
            <w:lang w:val="en-US" w:eastAsia="zh-CN"/>
          </w:rPr>
          <w:t>古旧</w:t>
        </w:r>
      </w:ins>
      <w:ins w:id="367" w:author="永夜城." w:date="2026-09-25T22:42:24Z">
        <w:r>
          <w:rPr>
            <w:rFonts w:hint="eastAsia"/>
            <w:lang w:val="en-US" w:eastAsia="zh-CN"/>
          </w:rPr>
          <w:t>滤镜</w:t>
        </w:r>
      </w:ins>
      <w:ins w:id="368" w:author="永夜城." w:date="2026-09-25T22:42:29Z">
        <w:r>
          <w:rPr>
            <w:rFonts w:hint="eastAsia"/>
            <w:lang w:val="en-US" w:eastAsia="zh-CN"/>
          </w:rPr>
          <w:t>，</w:t>
        </w:r>
      </w:ins>
      <w:ins w:id="369" w:author="永夜城." w:date="2026-09-25T22:42:25Z">
        <w:r>
          <w:rPr>
            <w:rFonts w:hint="eastAsia"/>
            <w:lang w:val="en-US" w:eastAsia="zh-CN"/>
          </w:rPr>
          <w:t>或者</w:t>
        </w:r>
      </w:ins>
      <w:ins w:id="370" w:author="永夜城." w:date="2026-09-25T22:42:26Z">
        <w:r>
          <w:rPr>
            <w:rFonts w:hint="eastAsia"/>
            <w:lang w:val="en-US" w:eastAsia="zh-CN"/>
          </w:rPr>
          <w:t>黑屏</w:t>
        </w:r>
      </w:ins>
      <w:ins w:id="371" w:author="永夜城." w:date="2026-09-25T22:42:13Z">
        <w:r>
          <w:rPr>
            <w:rFonts w:hint="eastAsia"/>
            <w:lang w:val="en-US" w:eastAsia="zh-CN"/>
          </w:rPr>
          <w:t>）</w:t>
        </w:r>
      </w:ins>
    </w:p>
    <w:p w14:paraId="54F7D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【徐夏】她们肯定是在说我的坏话吧，说我复习的时候外放背书，影响她们休息……</w:t>
      </w:r>
    </w:p>
    <w:p w14:paraId="0BB77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【徐夏】在背后议论我，讨厌我……</w:t>
      </w:r>
    </w:p>
    <w:p w14:paraId="019ADD0E">
      <w:pPr>
        <w:rPr>
          <w:ins w:id="372" w:author="永夜城." w:date="2026-09-25T22:42:40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唉。</w:t>
      </w:r>
    </w:p>
    <w:p w14:paraId="66AD2CBB">
      <w:pPr>
        <w:rPr>
          <w:ins w:id="373" w:author="永夜城." w:date="2026-09-25T22:42:43Z"/>
          <w:rFonts w:hint="eastAsia"/>
          <w:lang w:val="en-US" w:eastAsia="zh-CN"/>
        </w:rPr>
      </w:pPr>
      <w:ins w:id="374" w:author="永夜城." w:date="2026-09-25T22:42:41Z">
        <w:r>
          <w:rPr>
            <w:rFonts w:hint="eastAsia"/>
            <w:lang w:val="en-US" w:eastAsia="zh-CN"/>
          </w:rPr>
          <w:t>回到自己的</w:t>
        </w:r>
      </w:ins>
      <w:ins w:id="375" w:author="永夜城." w:date="2026-09-25T22:42:43Z">
        <w:r>
          <w:rPr>
            <w:rFonts w:hint="eastAsia"/>
            <w:lang w:val="en-US" w:eastAsia="zh-CN"/>
          </w:rPr>
          <w:t>位置上吧。</w:t>
        </w:r>
      </w:ins>
    </w:p>
    <w:p w14:paraId="722D311F">
      <w:pPr>
        <w:rPr>
          <w:rFonts w:hint="default"/>
          <w:lang w:val="en-US" w:eastAsia="zh-CN"/>
        </w:rPr>
      </w:pPr>
      <w:ins w:id="376" w:author="永夜城." w:date="2026-09-25T22:42:44Z">
        <w:r>
          <w:rPr>
            <w:rFonts w:hint="eastAsia"/>
            <w:lang w:val="en-US" w:eastAsia="zh-CN"/>
          </w:rPr>
          <w:t>（</w:t>
        </w:r>
      </w:ins>
      <w:ins w:id="377" w:author="永夜城." w:date="2026-09-25T22:42:46Z">
        <w:r>
          <w:rPr>
            <w:rFonts w:hint="eastAsia"/>
            <w:lang w:val="en-US" w:eastAsia="zh-CN"/>
          </w:rPr>
          <w:t>玩家行动</w:t>
        </w:r>
      </w:ins>
      <w:ins w:id="378" w:author="永夜城." w:date="2026-09-25T22:42:44Z">
        <w:r>
          <w:rPr>
            <w:rFonts w:hint="eastAsia"/>
            <w:lang w:val="en-US" w:eastAsia="zh-CN"/>
          </w:rPr>
          <w:t>）</w:t>
        </w:r>
      </w:ins>
    </w:p>
    <w:p w14:paraId="759D6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从那以后的几个小时，徐夏在宿舍里变得小心翼翼起来。</w:t>
      </w:r>
    </w:p>
    <w:p w14:paraId="1F3C8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不敢大声说话，不敢外放任何声音，连翻书都尽量轻轻的，生怕再吵到舍友，惹她们讨厌。</w:t>
      </w:r>
    </w:p>
    <w:p w14:paraId="618DC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她不和舍友们聊天，也不敢和她们对视。</w:t>
      </w:r>
    </w:p>
    <w:p w14:paraId="0887D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只是坐在自己的座位上，安安静静地做自己的事，尽量减少和她们的接触。</w:t>
      </w:r>
    </w:p>
    <w:p w14:paraId="568CF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宿舍里的氛围，变得越来越压抑。</w:t>
      </w:r>
    </w:p>
    <w:p w14:paraId="2A3F1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徐夏心里很委屈，也很焦虑，她不想和舍友们闹僵，可又不知道该怎么办，只能一个人默默承受着。</w:t>
      </w:r>
    </w:p>
    <w:p w14:paraId="4A600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有时候，她都不想再在宿舍里，面对那个氛围。</w:t>
      </w:r>
    </w:p>
    <w:p w14:paraId="152A0769">
      <w:pPr>
        <w:rPr>
          <w:ins w:id="379" w:author="永夜城." w:date="2026-09-25T22:43:26Z"/>
          <w:rFonts w:hint="eastAsia"/>
          <w:lang w:val="en-US" w:eastAsia="zh-CN"/>
        </w:rPr>
      </w:pPr>
      <w:r>
        <w:rPr>
          <w:rFonts w:hint="default"/>
          <w:lang w:val="en-US" w:eastAsia="zh-CN"/>
        </w:rPr>
        <w:t>简直是落荒而逃</w:t>
      </w:r>
      <w:ins w:id="380" w:author="永夜城." w:date="2026-09-25T22:43:21Z">
        <w:r>
          <w:rPr>
            <w:rFonts w:hint="eastAsia"/>
            <w:lang w:val="en-US" w:eastAsia="zh-CN"/>
          </w:rPr>
          <w:t>...</w:t>
        </w:r>
      </w:ins>
      <w:ins w:id="381" w:author="永夜城." w:date="2026-09-25T22:43:23Z">
        <w:r>
          <w:rPr>
            <w:rFonts w:hint="eastAsia"/>
            <w:lang w:val="en-US" w:eastAsia="zh-CN"/>
          </w:rPr>
          <w:t>还是去</w:t>
        </w:r>
      </w:ins>
      <w:ins w:id="382" w:author="永夜城." w:date="2026-09-25T22:43:24Z">
        <w:r>
          <w:rPr>
            <w:rFonts w:hint="eastAsia"/>
            <w:lang w:val="en-US" w:eastAsia="zh-CN"/>
          </w:rPr>
          <w:t>图书馆</w:t>
        </w:r>
      </w:ins>
      <w:ins w:id="383" w:author="永夜城." w:date="2026-09-25T22:43:25Z">
        <w:r>
          <w:rPr>
            <w:rFonts w:hint="eastAsia"/>
            <w:lang w:val="en-US" w:eastAsia="zh-CN"/>
          </w:rPr>
          <w:t>好了。</w:t>
        </w:r>
      </w:ins>
    </w:p>
    <w:p w14:paraId="21205952">
      <w:pPr>
        <w:rPr>
          <w:rFonts w:hint="default"/>
          <w:lang w:val="en-US" w:eastAsia="zh-CN"/>
        </w:rPr>
      </w:pPr>
      <w:ins w:id="384" w:author="永夜城." w:date="2026-09-25T22:43:26Z">
        <w:r>
          <w:rPr>
            <w:rFonts w:hint="eastAsia"/>
            <w:lang w:val="en-US" w:eastAsia="zh-CN"/>
          </w:rPr>
          <w:t>（</w:t>
        </w:r>
      </w:ins>
      <w:ins w:id="385" w:author="永夜城." w:date="2026-09-25T22:43:28Z">
        <w:r>
          <w:rPr>
            <w:rFonts w:hint="eastAsia"/>
            <w:lang w:val="en-US" w:eastAsia="zh-CN"/>
          </w:rPr>
          <w:t>玩家</w:t>
        </w:r>
      </w:ins>
      <w:ins w:id="386" w:author="永夜城." w:date="2026-09-25T22:43:30Z">
        <w:r>
          <w:rPr>
            <w:rFonts w:hint="eastAsia"/>
            <w:lang w:val="en-US" w:eastAsia="zh-CN"/>
          </w:rPr>
          <w:t>行为</w:t>
        </w:r>
      </w:ins>
      <w:ins w:id="387" w:author="永夜城." w:date="2026-09-25T22:43:31Z">
        <w:r>
          <w:rPr>
            <w:rFonts w:hint="eastAsia"/>
            <w:lang w:val="en-US" w:eastAsia="zh-CN"/>
          </w:rPr>
          <w:t>：</w:t>
        </w:r>
      </w:ins>
      <w:ins w:id="388" w:author="永夜城." w:date="2026-09-25T22:43:32Z">
        <w:r>
          <w:rPr>
            <w:rFonts w:hint="eastAsia"/>
            <w:lang w:val="en-US" w:eastAsia="zh-CN"/>
          </w:rPr>
          <w:t>离开宿舍</w:t>
        </w:r>
      </w:ins>
      <w:ins w:id="389" w:author="永夜城." w:date="2026-09-25T22:43:39Z">
        <w:r>
          <w:rPr>
            <w:rFonts w:hint="eastAsia"/>
            <w:lang w:val="en-US" w:eastAsia="zh-CN"/>
          </w:rPr>
          <w:t>，</w:t>
        </w:r>
      </w:ins>
      <w:ins w:id="390" w:author="永夜城." w:date="2026-09-25T22:43:53Z">
        <w:r>
          <w:rPr>
            <w:rFonts w:hint="eastAsia"/>
            <w:lang w:val="en-US" w:eastAsia="zh-CN"/>
          </w:rPr>
          <w:t>可</w:t>
        </w:r>
      </w:ins>
      <w:ins w:id="391" w:author="永夜城." w:date="2026-09-25T22:43:44Z">
        <w:r>
          <w:rPr>
            <w:rFonts w:hint="eastAsia"/>
            <w:lang w:val="en-US" w:eastAsia="zh-CN"/>
          </w:rPr>
          <w:t>到门口</w:t>
        </w:r>
      </w:ins>
      <w:ins w:id="392" w:author="永夜城." w:date="2026-09-25T22:43:47Z">
        <w:r>
          <w:rPr>
            <w:rFonts w:hint="eastAsia"/>
            <w:lang w:val="en-US" w:eastAsia="zh-CN"/>
          </w:rPr>
          <w:t>“</w:t>
        </w:r>
      </w:ins>
      <w:ins w:id="393" w:author="永夜城." w:date="2026-09-25T22:43:48Z">
        <w:r>
          <w:rPr>
            <w:rFonts w:hint="eastAsia"/>
            <w:lang w:val="en-US" w:eastAsia="zh-CN"/>
          </w:rPr>
          <w:t>出去</w:t>
        </w:r>
      </w:ins>
      <w:ins w:id="394" w:author="永夜城." w:date="2026-09-25T22:43:47Z">
        <w:r>
          <w:rPr>
            <w:rFonts w:hint="eastAsia"/>
            <w:lang w:val="en-US" w:eastAsia="zh-CN"/>
          </w:rPr>
          <w:t>”</w:t>
        </w:r>
      </w:ins>
      <w:ins w:id="395" w:author="永夜城." w:date="2026-09-25T22:43:49Z">
        <w:r>
          <w:rPr>
            <w:rFonts w:hint="eastAsia"/>
            <w:lang w:val="en-US" w:eastAsia="zh-CN"/>
          </w:rPr>
          <w:t>后</w:t>
        </w:r>
      </w:ins>
      <w:ins w:id="396" w:author="永夜城." w:date="2026-09-25T22:43:50Z">
        <w:r>
          <w:rPr>
            <w:rFonts w:hint="eastAsia"/>
            <w:lang w:val="en-US" w:eastAsia="zh-CN"/>
          </w:rPr>
          <w:t>黑屏</w:t>
        </w:r>
      </w:ins>
      <w:ins w:id="397" w:author="永夜城." w:date="2026-09-25T22:43:26Z">
        <w:r>
          <w:rPr>
            <w:rFonts w:hint="eastAsia"/>
            <w:lang w:val="en-US" w:eastAsia="zh-CN"/>
          </w:rPr>
          <w:t>）</w:t>
        </w:r>
      </w:ins>
      <w:del w:id="398" w:author="永夜城." w:date="2026-09-25T22:43:35Z">
        <w:r>
          <w:rPr>
            <w:rFonts w:hint="default"/>
            <w:lang w:val="en-US" w:eastAsia="zh-CN"/>
          </w:rPr>
          <w:delText>地来到了图书馆。</w:delText>
        </w:r>
      </w:del>
    </w:p>
    <w:p w14:paraId="39127771">
      <w:pPr>
        <w:rPr>
          <w:rFonts w:hint="default"/>
          <w:lang w:val="en-US" w:eastAsia="zh-CN"/>
        </w:rPr>
      </w:pPr>
    </w:p>
    <w:p w14:paraId="270F6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请帮徐夏完成自我视角焦虑记录，徐夏担心的是什么？反应是什么样的？</w:t>
      </w:r>
    </w:p>
    <w:p w14:paraId="11B3C7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怕被舍友讨厌、排斥</w:t>
      </w:r>
    </w:p>
    <w:p w14:paraId="038A9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当我担心自己背书太吵被舍友嫌弃，甚至被彻底排斥时，我会连翻书都小心翼翼，不敢发出一点声音。</w:t>
      </w:r>
    </w:p>
    <w:p w14:paraId="6238D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这种感受像在宿舍里没有容身之地……</w:t>
      </w:r>
    </w:p>
    <w:p w14:paraId="42A33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我真正害怕的是被孤立、无人接纳。</w:t>
      </w:r>
    </w:p>
    <w:p w14:paraId="1DF3EB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怕宿舍关系变糟糕</w:t>
      </w:r>
    </w:p>
    <w:p w14:paraId="07BE3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当我担心因为一点小事，就让宿舍关系变得紧张，再也回不到以前的和谐时，我会忍不住反复回想自己的言行。</w:t>
      </w:r>
    </w:p>
    <w:p w14:paraId="12275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这种感受像手里攥着易碎的玻璃。</w:t>
      </w:r>
    </w:p>
    <w:p w14:paraId="0A331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我真正害怕的是破坏了这份美好。</w:t>
      </w:r>
    </w:p>
    <w:p w14:paraId="1D092E10">
      <w:pPr>
        <w:rPr>
          <w:rFonts w:hint="default"/>
          <w:lang w:val="en-US" w:eastAsia="zh-CN"/>
        </w:rPr>
      </w:pPr>
    </w:p>
    <w:p w14:paraId="5ED1B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傍晚，徐夏从图书馆回到宿舍，发现舍友们都在收拾东西，准备去食堂吃饭。</w:t>
      </w:r>
    </w:p>
    <w:p w14:paraId="17BBB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她们看到徐夏回来，只是淡淡地看了她一眼，没有说话，依旧各自忙碌着。</w:t>
      </w:r>
    </w:p>
    <w:p w14:paraId="6C039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徐夏的心又沉了沉。</w:t>
      </w:r>
    </w:p>
    <w:p w14:paraId="311C5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她下意识地握紧了包带，低着头快步走到自己的座位上，不敢打扰她们。</w:t>
      </w:r>
      <w:ins w:id="399" w:author="永夜城." w:date="2026-09-25T22:44:10Z">
        <w:r>
          <w:rPr>
            <w:rFonts w:hint="eastAsia"/>
            <w:lang w:val="en-US" w:eastAsia="zh-CN"/>
          </w:rPr>
          <w:t>（</w:t>
        </w:r>
      </w:ins>
      <w:ins w:id="400" w:author="永夜城." w:date="2026-09-25T22:44:12Z">
        <w:r>
          <w:rPr>
            <w:rFonts w:hint="eastAsia"/>
            <w:lang w:val="en-US" w:eastAsia="zh-CN"/>
          </w:rPr>
          <w:t>让角色自己</w:t>
        </w:r>
      </w:ins>
      <w:ins w:id="401" w:author="永夜城." w:date="2026-09-25T22:44:14Z">
        <w:r>
          <w:rPr>
            <w:rFonts w:hint="eastAsia"/>
            <w:lang w:val="en-US" w:eastAsia="zh-CN"/>
          </w:rPr>
          <w:t>走回</w:t>
        </w:r>
      </w:ins>
      <w:ins w:id="402" w:author="永夜城." w:date="2026-09-25T22:44:15Z">
        <w:r>
          <w:rPr>
            <w:rFonts w:hint="eastAsia"/>
            <w:lang w:val="en-US" w:eastAsia="zh-CN"/>
          </w:rPr>
          <w:t>座位上吧</w:t>
        </w:r>
      </w:ins>
      <w:ins w:id="403" w:author="永夜城." w:date="2026-09-25T22:44:10Z">
        <w:r>
          <w:rPr>
            <w:rFonts w:hint="eastAsia"/>
            <w:lang w:val="en-US" w:eastAsia="zh-CN"/>
          </w:rPr>
          <w:t>）</w:t>
        </w:r>
      </w:ins>
    </w:p>
    <w:p w14:paraId="4005B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就在她准备拿出手机，问问林溪要不要一起去吃饭时，宿舍长突然走到她的身边，轻轻拍了拍她的肩膀。</w:t>
      </w:r>
    </w:p>
    <w:p w14:paraId="082D4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【陆宣雨】徐夏，你回来啦？我们正准备去食堂吃饭，一起吗？</w:t>
      </w:r>
    </w:p>
    <w:p w14:paraId="4719C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徐夏愣了一下，抬头看向宿舍长，眼里满是惊讶和不确定。</w:t>
      </w:r>
    </w:p>
    <w:p w14:paraId="06709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没有想到宿舍长会主动叫她一起去吃饭……语气稍微不自然了起来。</w:t>
      </w:r>
    </w:p>
    <w:p w14:paraId="45237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【徐夏】我、我就不去了吧，你们去吧，我还有点事。</w:t>
      </w:r>
    </w:p>
    <w:p w14:paraId="3A17D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她下意识地拒绝了。</w:t>
      </w:r>
    </w:p>
    <w:p w14:paraId="23B8A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她怕和舍友们一起吃饭时没话题，冷场尴尬，更怕她们趁机说自己的坏话，心里的不安无法散去。</w:t>
      </w:r>
    </w:p>
    <w:p w14:paraId="40442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陆宣雨看着她躲闪的眼神和紧绷的样子，感到有些担忧。</w:t>
      </w:r>
    </w:p>
    <w:p w14:paraId="5090A363">
      <w:pPr>
        <w:rPr>
          <w:ins w:id="404" w:author="永夜城." w:date="2026-09-25T22:44:41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她慢慢蹲下身，</w:t>
      </w:r>
      <w:del w:id="405" w:author="永夜城." w:date="2026-09-25T22:44:35Z">
        <w:r>
          <w:rPr>
            <w:rFonts w:hint="default"/>
            <w:lang w:val="en-US" w:eastAsia="zh-CN"/>
          </w:rPr>
          <w:delText>抬头</w:delText>
        </w:r>
      </w:del>
      <w:r>
        <w:rPr>
          <w:rFonts w:hint="default"/>
          <w:lang w:val="en-US" w:eastAsia="zh-CN"/>
        </w:rPr>
        <w:t>看着坐在椅子前的徐夏。</w:t>
      </w:r>
    </w:p>
    <w:p w14:paraId="133B9721">
      <w:pPr>
        <w:rPr>
          <w:rFonts w:hint="default"/>
          <w:lang w:val="en-US" w:eastAsia="zh-CN"/>
        </w:rPr>
      </w:pPr>
      <w:ins w:id="406" w:author="永夜城." w:date="2026-09-25T22:44:42Z">
        <w:r>
          <w:rPr>
            <w:rFonts w:hint="eastAsia"/>
            <w:lang w:val="en-US" w:eastAsia="zh-CN"/>
          </w:rPr>
          <w:t>（</w:t>
        </w:r>
      </w:ins>
      <w:ins w:id="407" w:author="永夜城." w:date="2026-09-25T22:44:48Z">
        <w:r>
          <w:rPr>
            <w:rFonts w:hint="eastAsia"/>
            <w:lang w:val="en-US" w:eastAsia="zh-CN"/>
          </w:rPr>
          <w:t>动作</w:t>
        </w:r>
      </w:ins>
      <w:ins w:id="408" w:author="永夜城." w:date="2026-09-25T22:44:44Z">
        <w:r>
          <w:rPr>
            <w:rFonts w:hint="eastAsia"/>
            <w:lang w:val="en-US" w:eastAsia="zh-CN"/>
          </w:rPr>
          <w:t>蹲不下</w:t>
        </w:r>
      </w:ins>
      <w:ins w:id="409" w:author="永夜城." w:date="2026-09-25T22:44:45Z">
        <w:r>
          <w:rPr>
            <w:rFonts w:hint="eastAsia"/>
            <w:lang w:val="en-US" w:eastAsia="zh-CN"/>
          </w:rPr>
          <w:t>的话，</w:t>
        </w:r>
      </w:ins>
      <w:ins w:id="410" w:author="永夜城." w:date="2026-09-25T22:44:50Z">
        <w:r>
          <w:rPr>
            <w:rFonts w:hint="eastAsia"/>
            <w:lang w:val="en-US" w:eastAsia="zh-CN"/>
          </w:rPr>
          <w:t>就改成</w:t>
        </w:r>
      </w:ins>
      <w:ins w:id="411" w:author="永夜城." w:date="2026-09-25T22:44:52Z">
        <w:r>
          <w:rPr>
            <w:rFonts w:hint="eastAsia"/>
            <w:lang w:val="en-US" w:eastAsia="zh-CN"/>
          </w:rPr>
          <w:t>：</w:t>
        </w:r>
      </w:ins>
      <w:ins w:id="412" w:author="永夜城." w:date="2026-09-25T22:44:55Z">
        <w:r>
          <w:rPr>
            <w:rFonts w:hint="eastAsia"/>
            <w:lang w:val="en-US" w:eastAsia="zh-CN"/>
          </w:rPr>
          <w:t>她</w:t>
        </w:r>
      </w:ins>
      <w:ins w:id="413" w:author="永夜城." w:date="2026-09-25T22:45:01Z">
        <w:r>
          <w:rPr>
            <w:rFonts w:hint="eastAsia"/>
            <w:lang w:val="en-US" w:eastAsia="zh-CN"/>
          </w:rPr>
          <w:t>看着</w:t>
        </w:r>
      </w:ins>
      <w:ins w:id="414" w:author="永夜城." w:date="2026-09-25T22:45:06Z">
        <w:r>
          <w:rPr>
            <w:rFonts w:hint="eastAsia"/>
            <w:lang w:val="en-US" w:eastAsia="zh-CN"/>
          </w:rPr>
          <w:t>椅子上的</w:t>
        </w:r>
      </w:ins>
      <w:ins w:id="415" w:author="永夜城." w:date="2026-09-25T22:45:08Z">
        <w:r>
          <w:rPr>
            <w:rFonts w:hint="eastAsia"/>
            <w:lang w:val="en-US" w:eastAsia="zh-CN"/>
          </w:rPr>
          <w:t>徐夏。</w:t>
        </w:r>
      </w:ins>
      <w:ins w:id="416" w:author="永夜城." w:date="2026-09-25T22:44:42Z">
        <w:r>
          <w:rPr>
            <w:rFonts w:hint="eastAsia"/>
            <w:lang w:val="en-US" w:eastAsia="zh-CN"/>
          </w:rPr>
          <w:t>）</w:t>
        </w:r>
      </w:ins>
    </w:p>
    <w:p w14:paraId="10615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【陆宣雨】小夏，你是不是有什么事啊？这几天看你总是闷闷不乐的，也不怎么和我们说话了。</w:t>
      </w:r>
    </w:p>
    <w:p w14:paraId="5DDD2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徐夏咬了咬嘴唇，心里的委屈一下子涌了上来。</w:t>
      </w:r>
    </w:p>
    <w:p w14:paraId="18D98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犹豫半天，她还是把担忧和敏感说了出来，声音带着一丝哽咽。</w:t>
      </w:r>
    </w:p>
    <w:p w14:paraId="42DD5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【徐夏】我……怕你们讨厌我……考试前我经常在宿舍外放背书嘛，好像吵到你们了……</w:t>
      </w:r>
    </w:p>
    <w:p w14:paraId="3210F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【徐夏】还有之前，我看你们聊天，我一看过去你们就停了，我以为你们在说什么……</w:t>
      </w:r>
    </w:p>
    <w:p w14:paraId="5812B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徐夏没说完，低下了头。</w:t>
      </w:r>
    </w:p>
    <w:p w14:paraId="24425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眼泪忍不住掉了下来。</w:t>
      </w:r>
    </w:p>
    <w:p w14:paraId="3529B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她怕陆宣雨说她矫情，也怕舍友们真的讨厌她。</w:t>
      </w:r>
    </w:p>
    <w:p w14:paraId="65085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陆宣雨反而有些发愣。</w:t>
      </w:r>
    </w:p>
    <w:p w14:paraId="4F873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【陆宣雨】什么时候的事？</w:t>
      </w:r>
    </w:p>
    <w:p w14:paraId="5ECCF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二人把时间一对，陆宣雨哈哈大笑起来，伸手擦了擦徐夏脸上的眼泪。</w:t>
      </w:r>
    </w:p>
    <w:p w14:paraId="700A3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【陆宣雨】哎呀！你想多啦，我当时要打电话，是怕吵到你背书，所以才出了宿舍，关上门的。</w:t>
      </w:r>
    </w:p>
    <w:p w14:paraId="1AC4E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【陆宣雨】刚才我们在聊放假去哪里玩，看到你看过来，以为你在忙，不想打扰你，就暂时停了下来，根本没有说你的坏话啊。</w:t>
      </w:r>
    </w:p>
    <w:p w14:paraId="2DD09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其他两个舍友听到她们的对话，也走了过来，纷纷开口。</w:t>
      </w:r>
    </w:p>
    <w:p w14:paraId="2292D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【舍友A】对啊小夏！</w:t>
      </w:r>
    </w:p>
    <w:p w14:paraId="6EF32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【舍友A】我从来没有觉得你吵，你那么努力，我都看在眼里，还很佩服你呢。</w:t>
      </w:r>
    </w:p>
    <w:p w14:paraId="2829A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【舍友B】就是呀，我们平时也没怎么和你多说说话，是怕打扰你复习！</w:t>
      </w:r>
    </w:p>
    <w:p w14:paraId="73A0E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【舍友B】没想到让你误会了，不好意思啊……</w:t>
      </w:r>
    </w:p>
    <w:p w14:paraId="336333ED">
      <w:pPr>
        <w:rPr>
          <w:rFonts w:hint="default"/>
          <w:lang w:val="en-US" w:eastAsia="zh-CN"/>
        </w:rPr>
      </w:pPr>
    </w:p>
    <w:p w14:paraId="3752A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请帮陆宣雨补充一句鼓励徐夏的话：</w:t>
      </w:r>
    </w:p>
    <w:p w14:paraId="584576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有误会可以直说，别憋心里</w:t>
      </w:r>
    </w:p>
    <w:p w14:paraId="257A4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【陆宣雨】有什么误会就直接说出来嘛，别自己憋着胡思乱想，说开了，很多问题其实根本不是问题。</w:t>
      </w:r>
    </w:p>
    <w:p w14:paraId="2069AB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我们是舍友更是朋友</w:t>
      </w:r>
    </w:p>
    <w:p w14:paraId="24CF4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【陆宣雨】我们不仅是住一起的舍友，更是可以互相依靠的朋友！</w:t>
      </w:r>
    </w:p>
    <w:p w14:paraId="122A9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【陆宣雨】有什么事，大家会站在你这边的。</w:t>
      </w:r>
    </w:p>
    <w:p w14:paraId="57C6F3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有事一起商量就好</w:t>
      </w:r>
    </w:p>
    <w:p w14:paraId="33D16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【陆宣雨】以后遇到什么担心的事，别自己扛着，你可以考虑和大家一起商量</w:t>
      </w:r>
    </w:p>
    <w:p w14:paraId="7A2B1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【陆宣雨】总能找到解决的办法的！</w:t>
      </w:r>
    </w:p>
    <w:p w14:paraId="193BF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【陆宣雨】你不是一个人嘛。</w:t>
      </w:r>
    </w:p>
    <w:p w14:paraId="64AB51FF">
      <w:pPr>
        <w:rPr>
          <w:rFonts w:hint="default"/>
          <w:lang w:val="en-US" w:eastAsia="zh-CN"/>
        </w:rPr>
      </w:pPr>
    </w:p>
    <w:p w14:paraId="590A3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</w:t>
      </w:r>
      <w:del w:id="417" w:author="永夜城." w:date="2026-09-25T22:45:41Z">
        <w:r>
          <w:rPr>
            <w:rFonts w:hint="default"/>
            <w:lang w:val="en-US" w:eastAsia="zh-CN"/>
          </w:rPr>
          <w:delText>抬起头，</w:delText>
        </w:r>
      </w:del>
      <w:r>
        <w:rPr>
          <w:rFonts w:hint="default"/>
          <w:lang w:val="en-US" w:eastAsia="zh-CN"/>
        </w:rPr>
        <w:t>看着舍友们真诚的笑容，眼里的惊讶慢慢变成了感动，眼泪掉得更凶了。</w:t>
      </w:r>
    </w:p>
    <w:p w14:paraId="6325A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但这次，是开心的泪水。</w:t>
      </w:r>
    </w:p>
    <w:p w14:paraId="711DF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心里的委屈和不安，也慢慢消散了。</w:t>
      </w:r>
    </w:p>
    <w:p w14:paraId="18CBD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【徐夏】对不起，是我太敏感了，误会你们了……</w:t>
      </w:r>
    </w:p>
    <w:p w14:paraId="18C07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宿舍长拍了拍她的肩膀</w:t>
      </w:r>
      <w:ins w:id="418" w:author="永夜城." w:date="2026-09-25T22:45:52Z">
        <w:r>
          <w:rPr>
            <w:rFonts w:hint="eastAsia"/>
            <w:lang w:val="en-US" w:eastAsia="zh-CN"/>
          </w:rPr>
          <w:t>（</w:t>
        </w:r>
      </w:ins>
      <w:ins w:id="419" w:author="永夜城." w:date="2026-09-25T22:45:54Z">
        <w:r>
          <w:rPr>
            <w:rFonts w:hint="eastAsia"/>
            <w:lang w:val="en-US" w:eastAsia="zh-CN"/>
          </w:rPr>
          <w:t>拍不了</w:t>
        </w:r>
      </w:ins>
      <w:ins w:id="420" w:author="永夜城." w:date="2026-09-25T22:45:55Z">
        <w:r>
          <w:rPr>
            <w:rFonts w:hint="eastAsia"/>
            <w:lang w:val="en-US" w:eastAsia="zh-CN"/>
          </w:rPr>
          <w:t>就删</w:t>
        </w:r>
      </w:ins>
      <w:ins w:id="421" w:author="永夜城." w:date="2026-09-25T22:45:56Z">
        <w:r>
          <w:rPr>
            <w:rFonts w:hint="eastAsia"/>
            <w:lang w:val="en-US" w:eastAsia="zh-CN"/>
          </w:rPr>
          <w:t>这个动作</w:t>
        </w:r>
      </w:ins>
      <w:ins w:id="422" w:author="永夜城." w:date="2026-09-25T22:45:58Z">
        <w:r>
          <w:rPr>
            <w:rFonts w:hint="eastAsia"/>
            <w:lang w:val="en-US" w:eastAsia="zh-CN"/>
          </w:rPr>
          <w:t>和语音</w:t>
        </w:r>
      </w:ins>
      <w:ins w:id="423" w:author="永夜城." w:date="2026-09-25T22:45:52Z">
        <w:r>
          <w:rPr>
            <w:rFonts w:hint="eastAsia"/>
            <w:lang w:val="en-US" w:eastAsia="zh-CN"/>
          </w:rPr>
          <w:t>）</w:t>
        </w:r>
      </w:ins>
      <w:r>
        <w:rPr>
          <w:rFonts w:hint="default"/>
          <w:lang w:val="en-US" w:eastAsia="zh-CN"/>
        </w:rPr>
        <w:t>，笑着摇了摇头，语气里满是包容，甚至还有一丝歉意。</w:t>
      </w:r>
    </w:p>
    <w:p w14:paraId="13A33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【陆宣雨】没关系没关系，我们都能理解，也是我们没有和你说！</w:t>
      </w:r>
    </w:p>
    <w:p w14:paraId="6E13F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【陆宣雨】以后有什么不开心、有什么误会，直接跟我们说就好，不用一个人胡思乱想。</w:t>
      </w:r>
    </w:p>
    <w:p w14:paraId="022BC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徐夏点了点头，脸上露出了一丝久违的笑容。</w:t>
      </w:r>
    </w:p>
    <w:p w14:paraId="4F7BD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心里的那块石头终于落了地，她看着身边的舍友们，倍感温暖。</w:t>
      </w:r>
    </w:p>
    <w:p w14:paraId="26EFA8D7">
      <w:pPr>
        <w:rPr>
          <w:rFonts w:hint="default"/>
          <w:lang w:val="en-US" w:eastAsia="zh-CN"/>
        </w:rPr>
      </w:pPr>
    </w:p>
    <w:p w14:paraId="43389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请记录旁观者视角带来的新认知，从舍友们的角度看，徐夏的焦虑是什么样的？</w:t>
      </w:r>
    </w:p>
    <w:p w14:paraId="461B71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过于放大细节</w:t>
      </w:r>
    </w:p>
    <w:p w14:paraId="057B6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从舍友们的角度看，徐夏的焦虑其实是把舍友的一个无心眼神、一句随意的话，都无限放大成了针对自己的恶意，自己吓自己。</w:t>
      </w:r>
    </w:p>
    <w:p w14:paraId="05636C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疏远忽略沟通重要性</w:t>
      </w:r>
    </w:p>
    <w:p w14:paraId="5C8E7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从舍友们的角度看，徐夏的焦虑反而让她刻意疏远了大家。</w:t>
      </w:r>
    </w:p>
    <w:p w14:paraId="657B8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徐夏忘了沟通才是解决误会的关键，很多问题，只要说开了，就能够解决。</w:t>
      </w:r>
    </w:p>
    <w:p w14:paraId="3E2F59FE">
      <w:pPr>
        <w:rPr>
          <w:rFonts w:hint="default"/>
          <w:lang w:val="en-US" w:eastAsia="zh-CN"/>
        </w:rPr>
      </w:pPr>
    </w:p>
    <w:p w14:paraId="23EB7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徐夏深吸一口气，擦干脸上的眼泪，站起身，看着舍友们，语气里满是真诚和释然。</w:t>
      </w:r>
    </w:p>
    <w:p w14:paraId="5C266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【徐夏】谢谢你们，有你们真好……</w:t>
      </w:r>
    </w:p>
    <w:p w14:paraId="0EBC4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【徐夏】那、那我们一起去食堂吃饭吧，我请你们吃想吃的！</w:t>
      </w:r>
    </w:p>
    <w:p w14:paraId="05367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舍友们相视一笑，纷纷点了点头。</w:t>
      </w:r>
    </w:p>
    <w:p w14:paraId="1FAE9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宿舍里的压抑氛围，被轻松愉快的气氛取代。</w:t>
      </w:r>
    </w:p>
    <w:p w14:paraId="17E76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【陆宣雨】好啊好啊，那我们就不客气咯！</w:t>
      </w:r>
    </w:p>
    <w:p w14:paraId="5A68F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【陆宣雨】吃完饭后，我们一起商量放假去哪里玩吧，如果你方便的话，就一起吧！</w:t>
      </w:r>
    </w:p>
    <w:p w14:paraId="37B6A909">
      <w:pPr>
        <w:rPr>
          <w:del w:id="424" w:author="永夜城." w:date="2026-09-25T22:46:33Z"/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徐夏笑着点了点头，和舍友们一起收拾好东西</w:t>
      </w:r>
      <w:del w:id="425" w:author="永夜城." w:date="2026-09-25T22:46:20Z">
        <w:r>
          <w:rPr>
            <w:rFonts w:hint="default"/>
            <w:lang w:val="en-US" w:eastAsia="zh-CN"/>
          </w:rPr>
          <w:delText>，并肩往食堂走去</w:delText>
        </w:r>
      </w:del>
      <w:r>
        <w:rPr>
          <w:rFonts w:hint="default"/>
          <w:lang w:val="en-US" w:eastAsia="zh-CN"/>
        </w:rPr>
        <w:t>。</w:t>
      </w:r>
    </w:p>
    <w:p w14:paraId="3F86F2B6">
      <w:pPr>
        <w:rPr>
          <w:rFonts w:hint="default"/>
          <w:lang w:val="en-US" w:eastAsia="zh-CN"/>
        </w:rPr>
      </w:pPr>
      <w:del w:id="426" w:author="永夜城." w:date="2026-09-25T22:46:29Z">
        <w:r>
          <w:rPr>
            <w:rFonts w:hint="default"/>
            <w:lang w:val="en-US" w:eastAsia="zh-CN"/>
          </w:rPr>
          <w:delText>一路上，</w:delText>
        </w:r>
      </w:del>
      <w:r>
        <w:rPr>
          <w:rFonts w:hint="default"/>
          <w:lang w:val="en-US" w:eastAsia="zh-CN"/>
        </w:rPr>
        <w:t>她们有说有笑，聊得很开心。</w:t>
      </w:r>
    </w:p>
    <w:p w14:paraId="0921D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之前的误会和隔阂，也在欢声笑语中，彻底消失了。</w:t>
      </w:r>
    </w:p>
    <w:p w14:paraId="46ACA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</w:t>
      </w:r>
      <w:del w:id="427" w:author="永夜城." w:date="2026-09-25T22:46:41Z">
        <w:r>
          <w:rPr>
            <w:rFonts w:hint="default"/>
            <w:lang w:val="en-US" w:eastAsia="zh-CN"/>
          </w:rPr>
          <w:delText>走</w:delText>
        </w:r>
      </w:del>
      <w:r>
        <w:rPr>
          <w:rFonts w:hint="default"/>
          <w:lang w:val="en-US" w:eastAsia="zh-CN"/>
        </w:rPr>
        <w:t>在舍友们身边，感受着</w:t>
      </w:r>
      <w:del w:id="428" w:author="永夜城." w:date="2026-09-25T22:46:48Z">
        <w:r>
          <w:rPr>
            <w:rFonts w:hint="default"/>
            <w:lang w:val="en-US" w:eastAsia="zh-CN"/>
          </w:rPr>
          <w:delText>身边的</w:delText>
        </w:r>
      </w:del>
      <w:r>
        <w:rPr>
          <w:rFonts w:hint="default"/>
          <w:lang w:val="en-US" w:eastAsia="zh-CN"/>
        </w:rPr>
        <w:t>温暖，试想未来的自己，会从这次宿舍误会里，觉得什么呢？</w:t>
      </w:r>
    </w:p>
    <w:p w14:paraId="64F15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那个时候的自己，是不是学会了主动沟通，也不再敏感多疑、收获了真挚的情谊了呢？</w:t>
      </w:r>
    </w:p>
    <w:p w14:paraId="2F980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再也不会因为一点小细节，就陷入人际关系的焦虑中吧。</w:t>
      </w:r>
    </w:p>
    <w:p w14:paraId="55EC6055">
      <w:pPr>
        <w:rPr>
          <w:rFonts w:hint="default"/>
          <w:lang w:val="en-US" w:eastAsia="zh-CN"/>
        </w:rPr>
      </w:pPr>
    </w:p>
    <w:p w14:paraId="5A28A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请帮徐夏完成未来自我视角创作，未来的徐夏回看这次矛盾、会觉得从中收获了什么呢？</w:t>
      </w:r>
    </w:p>
    <w:p w14:paraId="686F5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亲爱的徐夏，现在的你正在为宿舍人际关系而敏感焦虑、自我内耗，但1年后的我想告诉你——</w:t>
      </w:r>
    </w:p>
    <w:p w14:paraId="239A3F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在内耗之前，学会主动沟通</w:t>
      </w:r>
    </w:p>
    <w:p w14:paraId="1685C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那次误会让你学会了主动和舍友沟通，不再胡思乱想，内耗也少了很多。</w:t>
      </w:r>
    </w:p>
    <w:p w14:paraId="793DD1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懂得人际相处靠真诚</w:t>
      </w:r>
    </w:p>
    <w:p w14:paraId="0D221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那次经历让你明白，人际相处的核心从来都不是刻意讨好，而是真诚相待。</w:t>
      </w:r>
    </w:p>
    <w:p w14:paraId="17B9E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用真心换真心，就足够了。</w:t>
      </w:r>
    </w:p>
    <w:p w14:paraId="4472BAA5">
      <w:pPr>
        <w:rPr>
          <w:rFonts w:hint="default"/>
          <w:lang w:val="en-US" w:eastAsia="zh-CN"/>
        </w:rPr>
      </w:pPr>
    </w:p>
    <w:p w14:paraId="17DF5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夕阳洒在她们身上，暖暖的，微风拂过，带着青春的气息。</w:t>
      </w:r>
    </w:p>
    <w:p w14:paraId="480C2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徐夏的心里，再也没有了之前的敏感和焦虑，只剩下温暖和释然。</w:t>
      </w:r>
    </w:p>
    <w:p w14:paraId="77B59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她知道，人际关系从来都不需要小心翼翼、刻意讨好，只要真诚待人、主动沟通，就能收获他人的包容和善意，也能摆脱不必要的焦虑和内耗。</w:t>
      </w:r>
    </w:p>
    <w:p w14:paraId="094E2423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</w:p>
    <w:p w14:paraId="72126C5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永夜城.">
    <w15:presenceInfo w15:providerId="WPS Office" w15:userId="34956200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E627D"/>
    <w:rsid w:val="20FD65AE"/>
    <w:rsid w:val="2197515A"/>
    <w:rsid w:val="38B81E0D"/>
    <w:rsid w:val="3C133572"/>
    <w:rsid w:val="6D364EE3"/>
    <w:rsid w:val="7336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napToGrid w:val="0"/>
      <w:spacing w:beforeLines="50" w:afterLines="50" w:line="324" w:lineRule="auto"/>
      <w:jc w:val="left"/>
      <w:outlineLvl w:val="1"/>
    </w:pPr>
    <w:rPr>
      <w:rFonts w:eastAsia="黑体"/>
      <w:bCs/>
      <w:sz w:val="30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14215</Words>
  <Characters>14321</Characters>
  <Lines>0</Lines>
  <Paragraphs>0</Paragraphs>
  <TotalTime>16</TotalTime>
  <ScaleCrop>false</ScaleCrop>
  <LinksUpToDate>false</LinksUpToDate>
  <CharactersWithSpaces>14371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2026-06-15T14:51:00Z</dcterms:created>
  <dc:creator>Administrator</dc:creator>
  <cp:lastModifiedBy>永夜城.</cp:lastModifiedBy>
  <dcterms:modified xsi:type="dcterms:W3CDTF">2026-09-25T14:46:58Z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eyJoZGlkIjoiMmYzZTk3ZjllZjg5NmIxNzg4YmVkNTUyOWMyODNlZmQiLCJ1c2VySWQiOiIzMjM1NTIxODMifQ==</vt:lpwstr>
  </property>
  <property fmtid="{D5CDD505-2E9C-101B-9397-08002B2CF9AE}" pid="4" name="ICV">
    <vt:lpwstr>981C95AA477340009D53923123EE10C7_13</vt:lpwstr>
  </property>
</Properties>
</file>